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3605A2" w14:textId="28D0BE09" w:rsidR="003B3D29" w:rsidRPr="00222DB8" w:rsidRDefault="003B3D29" w:rsidP="00222DB8">
      <w:pPr>
        <w:pStyle w:val="Title"/>
      </w:pPr>
      <w:r w:rsidRPr="00222DB8">
        <w:t>KEY</w:t>
      </w:r>
    </w:p>
    <w:p w14:paraId="043D1EF9" w14:textId="77777777" w:rsidR="003B3D29" w:rsidRDefault="003B3D29" w:rsidP="00222DB8">
      <w:pPr>
        <w:pStyle w:val="Title"/>
      </w:pPr>
    </w:p>
    <w:p w14:paraId="6B04A7DD" w14:textId="1D5D7E51" w:rsidR="00033130" w:rsidRPr="00EE4817" w:rsidRDefault="00000000" w:rsidP="00EE4817">
      <w:pPr>
        <w:pStyle w:val="Heading2"/>
      </w:pPr>
      <w:r w:rsidRPr="00EE4817">
        <w:t>Matrix and analysis metadata standards (MAMS) to facilitate</w:t>
      </w:r>
      <w:r w:rsidR="00EE4817" w:rsidRPr="00EE4817">
        <w:t xml:space="preserve"> </w:t>
      </w:r>
      <w:r w:rsidRPr="00EE4817">
        <w:t xml:space="preserve">harmonization and reproducibility of </w:t>
      </w:r>
      <w:proofErr w:type="gramStart"/>
      <w:r w:rsidRPr="00EE4817">
        <w:t>single-cell</w:t>
      </w:r>
      <w:proofErr w:type="gramEnd"/>
      <w:r w:rsidRPr="00EE4817">
        <w:t xml:space="preserve"> data</w:t>
      </w:r>
    </w:p>
    <w:p w14:paraId="622413B5" w14:textId="77777777" w:rsidR="00033130" w:rsidRDefault="00033130" w:rsidP="00222DB8"/>
    <w:p w14:paraId="5C6555CA" w14:textId="126B47ED" w:rsidR="003D2F02" w:rsidRDefault="003D2F02" w:rsidP="00222DB8">
      <w:proofErr w:type="spellStart"/>
      <w:r>
        <w:t>Yichen</w:t>
      </w:r>
      <w:proofErr w:type="spellEnd"/>
      <w:r>
        <w:t xml:space="preserve"> Wang</w:t>
      </w:r>
      <w:r w:rsidR="009041FC" w:rsidRPr="009041FC">
        <w:rPr>
          <w:vertAlign w:val="superscript"/>
        </w:rPr>
        <w:t>1</w:t>
      </w:r>
      <w:r>
        <w:t xml:space="preserve">, </w:t>
      </w:r>
      <w:proofErr w:type="spellStart"/>
      <w:r>
        <w:t>Irzam</w:t>
      </w:r>
      <w:proofErr w:type="spellEnd"/>
      <w:r>
        <w:t xml:space="preserve"> Sarfraz</w:t>
      </w:r>
      <w:r w:rsidR="009041FC" w:rsidRPr="009041FC">
        <w:rPr>
          <w:vertAlign w:val="superscript"/>
        </w:rPr>
        <w:t>1</w:t>
      </w:r>
      <w:r>
        <w:t xml:space="preserve">, Wei Kheng </w:t>
      </w:r>
      <w:r w:rsidR="005C68D1">
        <w:t>Teh</w:t>
      </w:r>
      <w:r w:rsidR="005C68D1" w:rsidRPr="005C68D1">
        <w:rPr>
          <w:vertAlign w:val="superscript"/>
        </w:rPr>
        <w:t>2</w:t>
      </w:r>
      <w:r>
        <w:t>, Artem Sokolov</w:t>
      </w:r>
      <w:r w:rsidR="005C68D1" w:rsidRPr="005C68D1">
        <w:rPr>
          <w:vertAlign w:val="superscript"/>
        </w:rPr>
        <w:t>3</w:t>
      </w:r>
      <w:r>
        <w:t>, Brian R. Herb</w:t>
      </w:r>
      <w:r w:rsidR="005C68D1" w:rsidRPr="005C68D1">
        <w:rPr>
          <w:vertAlign w:val="superscript"/>
        </w:rPr>
        <w:t>4</w:t>
      </w:r>
      <w:r>
        <w:t>, Heather H. Creasy</w:t>
      </w:r>
      <w:r w:rsidR="005C68D1" w:rsidRPr="005C68D1">
        <w:rPr>
          <w:vertAlign w:val="superscript"/>
        </w:rPr>
        <w:t>4</w:t>
      </w:r>
      <w:r>
        <w:t>, Ruben Dries</w:t>
      </w:r>
      <w:r w:rsidR="005C68D1" w:rsidRPr="009041FC">
        <w:rPr>
          <w:vertAlign w:val="superscript"/>
        </w:rPr>
        <w:t>1</w:t>
      </w:r>
      <w:r>
        <w:t xml:space="preserve">, </w:t>
      </w:r>
      <w:r w:rsidR="005C68D1">
        <w:t>Kylee Degatano</w:t>
      </w:r>
      <w:r w:rsidR="005C68D1" w:rsidRPr="005C68D1">
        <w:rPr>
          <w:vertAlign w:val="superscript"/>
        </w:rPr>
        <w:t>5</w:t>
      </w:r>
      <w:r w:rsidR="005C68D1">
        <w:t xml:space="preserve">, </w:t>
      </w:r>
      <w:r>
        <w:t>Anup Mahurkar</w:t>
      </w:r>
      <w:r w:rsidR="005C68D1" w:rsidRPr="005C68D1">
        <w:rPr>
          <w:vertAlign w:val="superscript"/>
        </w:rPr>
        <w:t>4</w:t>
      </w:r>
      <w:r>
        <w:t xml:space="preserve">, </w:t>
      </w:r>
      <w:r w:rsidR="005C68D1">
        <w:t>Daniel J Schnell</w:t>
      </w:r>
      <w:r w:rsidR="005C68D1" w:rsidRPr="005C68D1">
        <w:rPr>
          <w:vertAlign w:val="superscript"/>
        </w:rPr>
        <w:t>6</w:t>
      </w:r>
      <w:r w:rsidR="005C68D1">
        <w:t xml:space="preserve">, </w:t>
      </w:r>
      <w:r>
        <w:t>Pedro Madrigal</w:t>
      </w:r>
      <w:r w:rsidR="005C68D1" w:rsidRPr="005C68D1">
        <w:rPr>
          <w:vertAlign w:val="superscript"/>
        </w:rPr>
        <w:t>2</w:t>
      </w:r>
      <w:r>
        <w:t xml:space="preserve">, </w:t>
      </w:r>
      <w:r w:rsidR="005C68D1">
        <w:t>Jason Hilton</w:t>
      </w:r>
      <w:r w:rsidR="002B1047" w:rsidRPr="002B1047">
        <w:rPr>
          <w:vertAlign w:val="superscript"/>
        </w:rPr>
        <w:t>7</w:t>
      </w:r>
      <w:r w:rsidR="005C68D1">
        <w:t xml:space="preserve">, </w:t>
      </w:r>
      <w:r w:rsidR="002B1047">
        <w:t>Nils Gehlenborg</w:t>
      </w:r>
      <w:r w:rsidR="002B1047" w:rsidRPr="002B1047">
        <w:rPr>
          <w:vertAlign w:val="superscript"/>
        </w:rPr>
        <w:t>8</w:t>
      </w:r>
      <w:r w:rsidR="002B1047" w:rsidRPr="002B1047">
        <w:t>,</w:t>
      </w:r>
      <w:r w:rsidR="002B1047">
        <w:t xml:space="preserve"> </w:t>
      </w:r>
      <w:r>
        <w:t>Timothy Tickle</w:t>
      </w:r>
      <w:r w:rsidR="002B1047" w:rsidRPr="002B1047">
        <w:rPr>
          <w:vertAlign w:val="superscript"/>
        </w:rPr>
        <w:t>5</w:t>
      </w:r>
      <w:r>
        <w:t>, Joshua D. Campbell</w:t>
      </w:r>
      <w:r w:rsidR="009041FC" w:rsidRPr="009041FC">
        <w:rPr>
          <w:vertAlign w:val="superscript"/>
        </w:rPr>
        <w:t>1</w:t>
      </w:r>
    </w:p>
    <w:p w14:paraId="59145086" w14:textId="29D776C0" w:rsidR="00033130" w:rsidRDefault="00033130" w:rsidP="00222DB8"/>
    <w:p w14:paraId="49F35AD2" w14:textId="652B373C" w:rsidR="009041FC" w:rsidRPr="00222DB8" w:rsidRDefault="009041FC" w:rsidP="00222DB8">
      <w:pPr>
        <w:pStyle w:val="Heading3"/>
      </w:pPr>
      <w:r w:rsidRPr="00222DB8">
        <w:t>1. Department of Medicine, Boston University School of Medicine, Boston, MA, USA.</w:t>
      </w:r>
    </w:p>
    <w:p w14:paraId="138E8EC1" w14:textId="3EC4C200" w:rsidR="005C68D1" w:rsidRPr="00121EF6" w:rsidRDefault="005C68D1" w:rsidP="00222DB8">
      <w:pPr>
        <w:pStyle w:val="Heading3"/>
      </w:pPr>
      <w:r w:rsidRPr="00121EF6">
        <w:t xml:space="preserve">2. European Bioinformatics Institute, European Molecular Biology Laboratory, </w:t>
      </w:r>
      <w:proofErr w:type="spellStart"/>
      <w:r w:rsidRPr="00121EF6">
        <w:t>Hinxton</w:t>
      </w:r>
      <w:proofErr w:type="spellEnd"/>
      <w:r w:rsidRPr="00121EF6">
        <w:t xml:space="preserve">, </w:t>
      </w:r>
      <w:proofErr w:type="spellStart"/>
      <w:r w:rsidRPr="00121EF6">
        <w:t>Cambridgeshire</w:t>
      </w:r>
      <w:proofErr w:type="spellEnd"/>
      <w:r w:rsidRPr="00121EF6">
        <w:t>, UK.</w:t>
      </w:r>
    </w:p>
    <w:p w14:paraId="3949B7B0" w14:textId="48EA2A51" w:rsidR="005C68D1" w:rsidRPr="008841D6" w:rsidRDefault="005C68D1" w:rsidP="0025102D">
      <w:pPr>
        <w:pStyle w:val="Heading3"/>
      </w:pPr>
      <w:r w:rsidRPr="008841D6">
        <w:t>3. Laboratory of Systems Pharmacology, Harvard Medical School, Boston, MA, USA.</w:t>
      </w:r>
    </w:p>
    <w:p w14:paraId="17FDECB5" w14:textId="1067EEC4" w:rsidR="005C68D1" w:rsidRPr="008841D6" w:rsidRDefault="005C68D1" w:rsidP="0025102D">
      <w:pPr>
        <w:pStyle w:val="Heading3"/>
      </w:pPr>
      <w:r w:rsidRPr="008841D6">
        <w:t>4. Institute for Genome Sciences, University of Maryland School of Medicine, Baltimore, MD, USA.</w:t>
      </w:r>
    </w:p>
    <w:p w14:paraId="54C41412" w14:textId="77777777" w:rsidR="005C68D1" w:rsidRPr="008841D6" w:rsidRDefault="005C68D1" w:rsidP="0025102D">
      <w:pPr>
        <w:pStyle w:val="Heading3"/>
      </w:pPr>
      <w:r w:rsidRPr="008841D6">
        <w:t>5. Data Sciences Platform, Broad Institute, Cambridge, MA, USA.</w:t>
      </w:r>
    </w:p>
    <w:p w14:paraId="5EE16E4D" w14:textId="53426053" w:rsidR="005C68D1" w:rsidRPr="008841D6" w:rsidRDefault="005C68D1" w:rsidP="0025102D">
      <w:pPr>
        <w:pStyle w:val="Heading3"/>
      </w:pPr>
      <w:r w:rsidRPr="008841D6">
        <w:t>6. Biomedical Informatics, Cincinnati Children's Hospital Medical Center</w:t>
      </w:r>
    </w:p>
    <w:p w14:paraId="605F3E54" w14:textId="03E71FEE" w:rsidR="005C68D1" w:rsidRPr="008841D6" w:rsidRDefault="002B1047" w:rsidP="0025102D">
      <w:pPr>
        <w:pStyle w:val="Heading3"/>
      </w:pPr>
      <w:r w:rsidRPr="008841D6">
        <w:t xml:space="preserve">7. </w:t>
      </w:r>
      <w:r w:rsidR="005C68D1" w:rsidRPr="008841D6">
        <w:t>Department of Genetics, Stanford University, Stanford, CA, USA.</w:t>
      </w:r>
    </w:p>
    <w:p w14:paraId="429E7BC8" w14:textId="2DC03E90" w:rsidR="009041FC" w:rsidRPr="008841D6" w:rsidRDefault="002B1047" w:rsidP="0025102D">
      <w:pPr>
        <w:pStyle w:val="Heading3"/>
      </w:pPr>
      <w:r w:rsidRPr="008841D6">
        <w:t xml:space="preserve">8. </w:t>
      </w:r>
      <w:r w:rsidR="00A369AF" w:rsidRPr="008841D6">
        <w:t>Biomedical Informatics, Harvard Medical School, Boston, MA, USA.</w:t>
      </w:r>
    </w:p>
    <w:p w14:paraId="744C698B" w14:textId="32CBE174" w:rsidR="009041FC" w:rsidRDefault="009041FC" w:rsidP="00222DB8"/>
    <w:p w14:paraId="5294E965" w14:textId="77777777" w:rsidR="008841D6" w:rsidRDefault="008841D6" w:rsidP="00222DB8"/>
    <w:p w14:paraId="7B61FE37" w14:textId="77777777" w:rsidR="00033130" w:rsidRDefault="00000000" w:rsidP="00222DB8">
      <w:pPr>
        <w:pStyle w:val="Heading4"/>
      </w:pPr>
      <w:r>
        <w:t>ABSTRACT</w:t>
      </w:r>
    </w:p>
    <w:p w14:paraId="79628681" w14:textId="77777777" w:rsidR="00033130" w:rsidRDefault="00033130" w:rsidP="00222DB8"/>
    <w:p w14:paraId="53CEECE3" w14:textId="0644F8C0" w:rsidR="00033130" w:rsidRDefault="00000000" w:rsidP="00222DB8">
      <w:proofErr w:type="gramStart"/>
      <w:r w:rsidRPr="00222DB8">
        <w:t>A large number of</w:t>
      </w:r>
      <w:proofErr w:type="gramEnd"/>
      <w:r w:rsidRPr="00222DB8">
        <w:t xml:space="preserve"> genomic and imaging datasets are being produced by consortia that seek to characterize </w:t>
      </w:r>
      <w:r>
        <w:t xml:space="preserve">healthy and disease tissues at single-cell resolution. While much effort has been devoted to capturing information related to biospecimen information and experimental procedures, the metadata standards that describe </w:t>
      </w:r>
      <w:ins w:id="0" w:author="Joshua Campbell" w:date="2023-01-22T18:05:00Z">
        <w:r w:rsidR="00790755">
          <w:t xml:space="preserve">data </w:t>
        </w:r>
      </w:ins>
      <w:del w:id="1" w:author="Joshua Campbell" w:date="2023-01-22T18:04:00Z">
        <w:r w:rsidDel="00790755">
          <w:delText>Feature and Observation Matrices (FOMs)</w:delText>
        </w:r>
      </w:del>
      <w:ins w:id="2" w:author="Joshua Campbell" w:date="2023-01-22T18:04:00Z">
        <w:r w:rsidR="00790755">
          <w:t>matrices</w:t>
        </w:r>
      </w:ins>
      <w:ins w:id="3" w:author="Joshua Campbell" w:date="2023-01-22T18:05:00Z">
        <w:r w:rsidR="00790755">
          <w:t xml:space="preserve"> and the analysis workflows that</w:t>
        </w:r>
      </w:ins>
      <w:r>
        <w:t xml:space="preserve"> produced </w:t>
      </w:r>
      <w:del w:id="4" w:author="Joshua Campbell" w:date="2023-01-22T18:05:00Z">
        <w:r w:rsidDel="00790755">
          <w:delText xml:space="preserve">by </w:delText>
        </w:r>
      </w:del>
      <w:ins w:id="5" w:author="Joshua Campbell" w:date="2023-01-22T18:05:00Z">
        <w:r w:rsidR="00790755">
          <w:t xml:space="preserve">them </w:t>
        </w:r>
      </w:ins>
      <w:del w:id="6" w:author="Joshua Campbell" w:date="2023-01-22T18:06:00Z">
        <w:r w:rsidDel="00790755">
          <w:delText xml:space="preserve">analysis workflows </w:delText>
        </w:r>
      </w:del>
      <w:r>
        <w:t>are relatively lacking.</w:t>
      </w:r>
      <w:ins w:id="7" w:author="Joshua Campbell" w:date="2023-01-23T10:38:00Z">
        <w:r w:rsidR="00863741">
          <w:t xml:space="preserve"> </w:t>
        </w:r>
      </w:ins>
      <w:ins w:id="8" w:author="Joshua Campbell" w:date="2023-01-23T10:41:00Z">
        <w:r w:rsidR="00863741">
          <w:rPr>
            <w:color w:val="24292F"/>
            <w:highlight w:val="white"/>
          </w:rPr>
          <w:t xml:space="preserve">Detailed </w:t>
        </w:r>
        <w:r w:rsidR="00863741">
          <w:rPr>
            <w:color w:val="24292F"/>
            <w:highlight w:val="white"/>
          </w:rPr>
          <w:lastRenderedPageBreak/>
          <w:t xml:space="preserve">metadata schema </w:t>
        </w:r>
      </w:ins>
      <w:ins w:id="9" w:author="Joshua Campbell" w:date="2023-01-23T10:42:00Z">
        <w:r w:rsidR="00863741">
          <w:rPr>
            <w:color w:val="24292F"/>
          </w:rPr>
          <w:t xml:space="preserve">related to data analysis </w:t>
        </w:r>
      </w:ins>
      <w:ins w:id="10" w:author="Joshua Campbell" w:date="2023-01-23T10:41:00Z">
        <w:r w:rsidR="00863741">
          <w:rPr>
            <w:color w:val="24292F"/>
          </w:rPr>
          <w:t>are</w:t>
        </w:r>
      </w:ins>
      <w:ins w:id="11" w:author="Joshua Campbell" w:date="2023-01-23T10:42:00Z">
        <w:r w:rsidR="00863741">
          <w:rPr>
            <w:color w:val="24292F"/>
          </w:rPr>
          <w:t xml:space="preserve"> needed</w:t>
        </w:r>
      </w:ins>
      <w:ins w:id="12" w:author="Joshua Campbell" w:date="2023-01-23T10:41:00Z">
        <w:r w:rsidR="00863741">
          <w:rPr>
            <w:color w:val="24292F"/>
          </w:rPr>
          <w:t xml:space="preserve"> </w:t>
        </w:r>
      </w:ins>
      <w:del w:id="13" w:author="Joshua Campbell" w:date="2023-01-23T10:38:00Z">
        <w:r w:rsidDel="00863741">
          <w:delText xml:space="preserve"> </w:delText>
        </w:r>
      </w:del>
      <w:ins w:id="14" w:author="Joshua Campbell" w:date="2023-01-23T10:37:00Z">
        <w:r w:rsidR="00863741">
          <w:rPr>
            <w:color w:val="24292F"/>
            <w:highlight w:val="white"/>
          </w:rPr>
          <w:t xml:space="preserve">to facilitate sharing and interoperability across </w:t>
        </w:r>
      </w:ins>
      <w:ins w:id="15" w:author="Joshua Campbell" w:date="2023-01-23T10:42:00Z">
        <w:r w:rsidR="00863741">
          <w:rPr>
            <w:color w:val="24292F"/>
            <w:highlight w:val="white"/>
          </w:rPr>
          <w:t>groups</w:t>
        </w:r>
      </w:ins>
      <w:ins w:id="16" w:author="Joshua Campbell" w:date="2023-01-23T10:37:00Z">
        <w:r w:rsidR="00863741">
          <w:rPr>
            <w:color w:val="24292F"/>
            <w:highlight w:val="white"/>
          </w:rPr>
          <w:t xml:space="preserve"> </w:t>
        </w:r>
      </w:ins>
      <w:ins w:id="17" w:author="Joshua Campbell" w:date="2023-01-23T10:42:00Z">
        <w:r w:rsidR="00863741">
          <w:rPr>
            <w:color w:val="24292F"/>
            <w:highlight w:val="white"/>
          </w:rPr>
          <w:t>and</w:t>
        </w:r>
      </w:ins>
      <w:ins w:id="18" w:author="Joshua Campbell" w:date="2023-01-23T10:37:00Z">
        <w:r w:rsidR="00863741">
          <w:rPr>
            <w:color w:val="24292F"/>
            <w:highlight w:val="white"/>
          </w:rPr>
          <w:t xml:space="preserve"> to promote </w:t>
        </w:r>
      </w:ins>
      <w:ins w:id="19" w:author="Joshua Campbell" w:date="2023-01-23T10:43:00Z">
        <w:r w:rsidR="00863741">
          <w:rPr>
            <w:color w:val="24292F"/>
            <w:highlight w:val="white"/>
          </w:rPr>
          <w:t xml:space="preserve">data provenance for </w:t>
        </w:r>
      </w:ins>
      <w:ins w:id="20" w:author="Joshua Campbell" w:date="2023-01-23T10:37:00Z">
        <w:r w:rsidR="00863741">
          <w:rPr>
            <w:color w:val="24292F"/>
            <w:highlight w:val="white"/>
          </w:rPr>
          <w:t>reproducibility</w:t>
        </w:r>
      </w:ins>
      <w:ins w:id="21" w:author="Joshua Campbell" w:date="2023-01-23T10:43:00Z">
        <w:r w:rsidR="00863741">
          <w:rPr>
            <w:color w:val="24292F"/>
          </w:rPr>
          <w:t xml:space="preserve">. </w:t>
        </w:r>
      </w:ins>
      <w:r>
        <w:t xml:space="preserve">To address this </w:t>
      </w:r>
      <w:commentRangeStart w:id="22"/>
      <w:commentRangeStart w:id="23"/>
      <w:r>
        <w:t>need</w:t>
      </w:r>
      <w:commentRangeEnd w:id="22"/>
      <w:r>
        <w:commentReference w:id="22"/>
      </w:r>
      <w:commentRangeEnd w:id="23"/>
      <w:r w:rsidR="0069678F">
        <w:rPr>
          <w:rStyle w:val="CommentReference"/>
        </w:rPr>
        <w:commentReference w:id="23"/>
      </w:r>
      <w:r>
        <w:t xml:space="preserve">, we developed the Matrix and Analysis Metadata Standards (MAMS) to serve as a resource for data coordinating centers and tool developers. We first curated several simple and complex “use cases” to characterize the types of </w:t>
      </w:r>
      <w:ins w:id="24" w:author="Joshua Campbell" w:date="2023-01-22T18:08:00Z">
        <w:r w:rsidR="00790755">
          <w:t xml:space="preserve">feature-observation </w:t>
        </w:r>
      </w:ins>
      <w:r>
        <w:t>matrices</w:t>
      </w:r>
      <w:ins w:id="25" w:author="Joshua Campbell" w:date="2023-01-22T18:08:00Z">
        <w:r w:rsidR="00790755">
          <w:t xml:space="preserve"> (FOMs)</w:t>
        </w:r>
      </w:ins>
      <w:r>
        <w:t xml:space="preserve">, annotations, and analysis metadata produced in different workflows. Based on these use cases, metadata fields were defined to describe the data contained within each matrix including those related to processing, modality, and subsets. Suggested terms were created for </w:t>
      </w:r>
      <w:proofErr w:type="gramStart"/>
      <w:r>
        <w:t>the majority of</w:t>
      </w:r>
      <w:proofErr w:type="gramEnd"/>
      <w:r>
        <w:t xml:space="preserve"> fields to aid in harmonization of metadata terms across groups. Additional provenance </w:t>
      </w:r>
      <w:del w:id="26" w:author="Joshua Campbell" w:date="2023-01-22T18:07:00Z">
        <w:r w:rsidDel="00790755">
          <w:delText xml:space="preserve">metafields </w:delText>
        </w:r>
      </w:del>
      <w:ins w:id="27" w:author="Joshua Campbell" w:date="2023-01-22T18:07:00Z">
        <w:r w:rsidR="00790755">
          <w:t xml:space="preserve">metadata fields </w:t>
        </w:r>
      </w:ins>
      <w:r>
        <w:t>were also defined to describe the software and workflows that produced each FOM. Finally, we developed a simple</w:t>
      </w:r>
      <w:ins w:id="28" w:author="Joshua Campbell" w:date="2023-01-22T18:08:00Z">
        <w:r w:rsidR="00790755">
          <w:t xml:space="preserve"> list-like</w:t>
        </w:r>
      </w:ins>
      <w:r>
        <w:t xml:space="preserve"> </w:t>
      </w:r>
      <w:commentRangeStart w:id="29"/>
      <w:del w:id="30" w:author="Joshua Campbell" w:date="2023-01-22T18:08:00Z">
        <w:r w:rsidDel="00790755">
          <w:delText>file format</w:delText>
        </w:r>
        <w:commentRangeEnd w:id="29"/>
        <w:r w:rsidDel="00790755">
          <w:commentReference w:id="29"/>
        </w:r>
      </w:del>
      <w:ins w:id="31" w:author="Joshua Campbell" w:date="2023-01-22T18:08:00Z">
        <w:r w:rsidR="00790755">
          <w:t>schema</w:t>
        </w:r>
      </w:ins>
      <w:r>
        <w:t xml:space="preserve"> that can be</w:t>
      </w:r>
      <w:ins w:id="32" w:author="Joshua Campbell" w:date="2023-01-23T10:39:00Z">
        <w:r w:rsidR="00863741">
          <w:t xml:space="preserve"> </w:t>
        </w:r>
      </w:ins>
      <w:del w:id="33" w:author="Joshua Campbell" w:date="2023-01-23T10:39:00Z">
        <w:r w:rsidDel="00863741">
          <w:delText xml:space="preserve"> </w:delText>
        </w:r>
      </w:del>
      <w:r>
        <w:t>used to store MAMS information</w:t>
      </w:r>
      <w:del w:id="34" w:author="Joshua Campbell" w:date="2023-01-22T18:09:00Z">
        <w:r w:rsidDel="00790755">
          <w:delText xml:space="preserve"> on top of </w:delText>
        </w:r>
      </w:del>
      <w:ins w:id="35" w:author="Joshua Campbell" w:date="2023-01-22T18:09:00Z">
        <w:r w:rsidR="00790755">
          <w:t xml:space="preserve"> </w:t>
        </w:r>
      </w:ins>
      <w:ins w:id="36" w:author="Joshua Campbell" w:date="2023-01-23T10:39:00Z">
        <w:r w:rsidR="00863741">
          <w:t>and implemented in multiple formats</w:t>
        </w:r>
      </w:ins>
      <w:del w:id="37" w:author="Joshua Campbell" w:date="2023-01-22T18:10:00Z">
        <w:r w:rsidDel="00790755">
          <w:delText>existing</w:delText>
        </w:r>
      </w:del>
      <w:del w:id="38" w:author="Joshua Campbell" w:date="2023-01-22T18:09:00Z">
        <w:r w:rsidDel="00790755">
          <w:delText xml:space="preserve"> </w:delText>
        </w:r>
      </w:del>
      <w:del w:id="39" w:author="Joshua Campbell" w:date="2023-01-23T10:39:00Z">
        <w:r w:rsidDel="00863741">
          <w:delText>file formats</w:delText>
        </w:r>
      </w:del>
      <w:del w:id="40" w:author="Joshua Campbell" w:date="2023-01-22T18:11:00Z">
        <w:r w:rsidDel="00790755">
          <w:delText xml:space="preserve"> commonly used by different tools</w:delText>
        </w:r>
      </w:del>
      <w:r>
        <w:t xml:space="preserve">. Overall, MAMS can be used as a guide to harmonize analysis-related metadata which will ultimately facilitate integration of datasets across tools and consortia. </w:t>
      </w:r>
      <w:del w:id="41" w:author="Joshua Campbell" w:date="2023-01-22T18:13:00Z">
        <w:r w:rsidDel="003E010E">
          <w:delText xml:space="preserve"> </w:delText>
        </w:r>
      </w:del>
      <w:ins w:id="42" w:author="Joshua Campbell" w:date="2023-01-22T18:11:00Z">
        <w:r w:rsidR="003E010E">
          <w:t>MAMS specifications, use cases, and examples can be fou</w:t>
        </w:r>
      </w:ins>
      <w:ins w:id="43" w:author="Joshua Campbell" w:date="2023-01-22T18:12:00Z">
        <w:r w:rsidR="003E010E">
          <w:t xml:space="preserve">nd </w:t>
        </w:r>
      </w:ins>
      <w:ins w:id="44" w:author="Joshua Campbell" w:date="2023-01-22T18:15:00Z">
        <w:r w:rsidR="003E010E">
          <w:t>at https://github.com/single-cell-data/mams/</w:t>
        </w:r>
      </w:ins>
      <w:ins w:id="45" w:author="Joshua Campbell" w:date="2023-01-22T18:12:00Z">
        <w:r w:rsidR="003E010E">
          <w:t xml:space="preserve">. </w:t>
        </w:r>
      </w:ins>
    </w:p>
    <w:p w14:paraId="44629B34" w14:textId="77777777" w:rsidR="00033130" w:rsidRDefault="00000000" w:rsidP="00222DB8">
      <w:r>
        <w:br w:type="page"/>
      </w:r>
    </w:p>
    <w:p w14:paraId="15E8F275" w14:textId="77777777" w:rsidR="00033130" w:rsidRPr="00336913" w:rsidRDefault="00000000" w:rsidP="00222DB8">
      <w:pPr>
        <w:pStyle w:val="Heading4"/>
      </w:pPr>
      <w:r w:rsidRPr="00336913">
        <w:lastRenderedPageBreak/>
        <w:t>INTRODUCTION</w:t>
      </w:r>
    </w:p>
    <w:p w14:paraId="24AA40CE" w14:textId="021CAA47" w:rsidR="00033130" w:rsidRDefault="00000000" w:rsidP="00222DB8">
      <w:pPr>
        <w:rPr>
          <w:highlight w:val="white"/>
        </w:rPr>
      </w:pPr>
      <w:r>
        <w:rPr>
          <w:highlight w:val="white"/>
        </w:rPr>
        <w:t xml:space="preserve">The past two decades have seen a rapid expansion of high throughput genomic and imaging technologies that have revolutionized the ability of researchers to capture the molecular and histological characteristics of biological samples. For example, assays such as single-cell RNA-seq can capture the states of individual cells within heterogeneous and complex tissues. Several major consortia have been funded to utilize single cell assays to create cellular atlases of healthy and disease </w:t>
      </w:r>
      <w:commentRangeStart w:id="46"/>
      <w:r>
        <w:rPr>
          <w:highlight w:val="white"/>
        </w:rPr>
        <w:t>tissues</w:t>
      </w:r>
      <w:commentRangeEnd w:id="46"/>
      <w:r w:rsidR="000E795B">
        <w:rPr>
          <w:rStyle w:val="CommentReference"/>
        </w:rPr>
        <w:commentReference w:id="46"/>
      </w:r>
      <w:sdt>
        <w:sdtPr>
          <w:rPr>
            <w:color w:val="000000"/>
            <w:highlight w:val="white"/>
            <w:vertAlign w:val="superscript"/>
          </w:rPr>
          <w:tag w:val="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"/>
          <w:id w:val="235826223"/>
          <w:placeholder>
            <w:docPart w:val="DefaultPlaceholder_-1854013440"/>
          </w:placeholder>
        </w:sdtPr>
        <w:sdtContent>
          <w:r w:rsidR="0022698D" w:rsidRPr="0022698D">
            <w:rPr>
              <w:color w:val="000000"/>
              <w:highlight w:val="white"/>
              <w:vertAlign w:val="superscript"/>
            </w:rPr>
            <w:t>1–3</w:t>
          </w:r>
        </w:sdtContent>
      </w:sdt>
      <w:r>
        <w:rPr>
          <w:highlight w:val="white"/>
        </w:rPr>
        <w:t xml:space="preserve">. These groups are generating large datasets that contain multi-modal single-cell data collected from longitudinally- and </w:t>
      </w:r>
      <w:proofErr w:type="gramStart"/>
      <w:r>
        <w:rPr>
          <w:highlight w:val="white"/>
        </w:rPr>
        <w:t>spatially-related</w:t>
      </w:r>
      <w:proofErr w:type="gramEnd"/>
      <w:r>
        <w:rPr>
          <w:highlight w:val="white"/>
        </w:rPr>
        <w:t xml:space="preserve"> biological specimens from different organs across different conditions. </w:t>
      </w:r>
      <w:proofErr w:type="gramStart"/>
      <w:r>
        <w:rPr>
          <w:highlight w:val="white"/>
        </w:rPr>
        <w:t>The majority of</w:t>
      </w:r>
      <w:proofErr w:type="gramEnd"/>
      <w:r>
        <w:rPr>
          <w:highlight w:val="white"/>
        </w:rPr>
        <w:t xml:space="preserve"> datasets are designed to answer a specific set of questions within a particular biological or clinical context. Other </w:t>
      </w:r>
      <w:del w:id="47" w:author="Joshua Campbell" w:date="2023-01-22T18:55:00Z">
        <w:r w:rsidDel="00066259">
          <w:rPr>
            <w:highlight w:val="white"/>
          </w:rPr>
          <w:delText xml:space="preserve">efforts </w:delText>
        </w:r>
      </w:del>
      <w:ins w:id="48" w:author="Joshua Campbell" w:date="2023-01-22T18:55:00Z">
        <w:r w:rsidR="00066259">
          <w:rPr>
            <w:highlight w:val="white"/>
          </w:rPr>
          <w:t xml:space="preserve">data centers </w:t>
        </w:r>
      </w:ins>
      <w:ins w:id="49" w:author="Joshua Campbell" w:date="2023-01-23T12:14:00Z">
        <w:r w:rsidR="004664FF">
          <w:rPr>
            <w:highlight w:val="white"/>
          </w:rPr>
          <w:t xml:space="preserve">such as NIH Gene Expression Omnibus (GEO) and </w:t>
        </w:r>
        <w:proofErr w:type="spellStart"/>
        <w:r w:rsidR="004664FF">
          <w:rPr>
            <w:highlight w:val="white"/>
          </w:rPr>
          <w:t>ArrayExpress</w:t>
        </w:r>
        <w:proofErr w:type="spellEnd"/>
        <w:r w:rsidR="004664FF">
          <w:rPr>
            <w:highlight w:val="white"/>
          </w:rPr>
          <w:t>/</w:t>
        </w:r>
        <w:proofErr w:type="spellStart"/>
        <w:r w:rsidR="004664FF">
          <w:rPr>
            <w:highlight w:val="white"/>
          </w:rPr>
          <w:t>BioStudies</w:t>
        </w:r>
        <w:proofErr w:type="spellEnd"/>
        <w:r w:rsidR="004664FF">
          <w:rPr>
            <w:highlight w:val="white"/>
          </w:rPr>
          <w:t xml:space="preserve"> databases </w:t>
        </w:r>
      </w:ins>
      <w:del w:id="50" w:author="Joshua Campbell" w:date="2023-01-22T18:55:00Z">
        <w:r w:rsidDel="00066259">
          <w:rPr>
            <w:highlight w:val="white"/>
          </w:rPr>
          <w:delText xml:space="preserve">include </w:delText>
        </w:r>
      </w:del>
      <w:ins w:id="51" w:author="Joshua Campbell" w:date="2023-01-22T18:55:00Z">
        <w:r w:rsidR="00066259">
          <w:rPr>
            <w:highlight w:val="white"/>
          </w:rPr>
          <w:t xml:space="preserve">are focused on </w:t>
        </w:r>
      </w:ins>
      <w:r>
        <w:rPr>
          <w:highlight w:val="white"/>
        </w:rPr>
        <w:t>systematic storage, cataloging</w:t>
      </w:r>
      <w:ins w:id="52" w:author="Joshua Campbell" w:date="2023-01-22T18:55:00Z">
        <w:r w:rsidR="00066259">
          <w:rPr>
            <w:highlight w:val="white"/>
          </w:rPr>
          <w:t>,</w:t>
        </w:r>
      </w:ins>
      <w:r>
        <w:rPr>
          <w:highlight w:val="white"/>
        </w:rPr>
        <w:t xml:space="preserve"> and retrieval of primary data</w:t>
      </w:r>
      <w:sdt>
        <w:sdtPr>
          <w:rPr>
            <w:color w:val="000000"/>
            <w:highlight w:val="white"/>
            <w:vertAlign w:val="superscript"/>
          </w:rPr>
          <w:tag w:val="MENDELEY_CITATION_v3_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"/>
          <w:id w:val="-1833601197"/>
          <w:placeholder>
            <w:docPart w:val="DefaultPlaceholder_-1854013440"/>
          </w:placeholder>
        </w:sdtPr>
        <w:sdtContent>
          <w:r w:rsidR="0022698D" w:rsidRPr="0022698D">
            <w:rPr>
              <w:color w:val="000000"/>
              <w:highlight w:val="white"/>
              <w:vertAlign w:val="superscript"/>
            </w:rPr>
            <w:t>4,5</w:t>
          </w:r>
        </w:sdtContent>
      </w:sdt>
      <w:r>
        <w:rPr>
          <w:highlight w:val="white"/>
        </w:rPr>
        <w:t>.</w:t>
      </w:r>
      <w:del w:id="53" w:author="Joshua Campbell" w:date="2023-01-23T12:14:00Z">
        <w:r w:rsidDel="004664FF">
          <w:rPr>
            <w:highlight w:val="white"/>
          </w:rPr>
          <w:delText xml:space="preserve"> The NIH GEO </w:delText>
        </w:r>
      </w:del>
      <w:del w:id="54" w:author="Joshua Campbell" w:date="2023-01-22T18:56:00Z">
        <w:r w:rsidDel="00066259">
          <w:rPr>
            <w:highlight w:val="white"/>
          </w:rPr>
          <w:delText xml:space="preserve">or </w:delText>
        </w:r>
      </w:del>
      <w:del w:id="55" w:author="Joshua Campbell" w:date="2023-01-23T12:14:00Z">
        <w:r w:rsidDel="004664FF">
          <w:rPr>
            <w:highlight w:val="white"/>
          </w:rPr>
          <w:delText>ArrayExpress/BioStudies databases are two of such examples [ref].</w:delText>
        </w:r>
      </w:del>
      <w:r>
        <w:rPr>
          <w:highlight w:val="white"/>
        </w:rPr>
        <w:t xml:space="preserve"> As more data becomes available, the ability to combine and integrate datasets from different settings is becoming increasingly desirable. </w:t>
      </w:r>
      <w:del w:id="56" w:author="Joshua Campbell" w:date="2023-01-23T10:32:00Z">
        <w:r w:rsidDel="00C901CB">
          <w:rPr>
            <w:highlight w:val="white"/>
          </w:rPr>
          <w:delText xml:space="preserve">Two </w:delText>
        </w:r>
      </w:del>
      <w:ins w:id="57" w:author="Joshua Campbell" w:date="2023-01-23T10:32:00Z">
        <w:r w:rsidR="00C901CB">
          <w:rPr>
            <w:highlight w:val="white"/>
          </w:rPr>
          <w:t xml:space="preserve">Three </w:t>
        </w:r>
      </w:ins>
      <w:r>
        <w:rPr>
          <w:highlight w:val="white"/>
        </w:rPr>
        <w:t xml:space="preserve">major roadblocks to combining and integrating datasets are that </w:t>
      </w:r>
      <w:ins w:id="58" w:author="Joshua Campbell" w:date="2023-01-23T10:32:00Z">
        <w:r w:rsidR="00C901CB">
          <w:rPr>
            <w:highlight w:val="white"/>
          </w:rPr>
          <w:t xml:space="preserve">1) </w:t>
        </w:r>
      </w:ins>
      <w:ins w:id="59" w:author="Joshua Campbell" w:date="2023-01-23T10:34:00Z">
        <w:r w:rsidR="00C901CB">
          <w:rPr>
            <w:highlight w:val="white"/>
          </w:rPr>
          <w:t xml:space="preserve">the </w:t>
        </w:r>
      </w:ins>
      <w:ins w:id="60" w:author="Joshua Campbell" w:date="2023-01-23T10:32:00Z">
        <w:r w:rsidR="00C901CB">
          <w:rPr>
            <w:highlight w:val="white"/>
          </w:rPr>
          <w:t xml:space="preserve">metadata related to </w:t>
        </w:r>
      </w:ins>
      <w:ins w:id="61" w:author="Joshua Campbell" w:date="2023-01-23T10:33:00Z">
        <w:r w:rsidR="00C901CB">
          <w:rPr>
            <w:highlight w:val="white"/>
          </w:rPr>
          <w:t>clinical</w:t>
        </w:r>
      </w:ins>
      <w:ins w:id="62" w:author="Joshua Campbell" w:date="2023-01-23T10:32:00Z">
        <w:r w:rsidR="00C901CB">
          <w:rPr>
            <w:highlight w:val="white"/>
          </w:rPr>
          <w:t xml:space="preserve">, </w:t>
        </w:r>
      </w:ins>
      <w:ins w:id="63" w:author="Joshua Campbell" w:date="2023-01-23T10:34:00Z">
        <w:r w:rsidR="00C901CB">
          <w:rPr>
            <w:highlight w:val="white"/>
          </w:rPr>
          <w:t>biospecimen</w:t>
        </w:r>
      </w:ins>
      <w:ins w:id="64" w:author="Joshua Campbell" w:date="2023-01-23T10:32:00Z">
        <w:r w:rsidR="00C901CB">
          <w:rPr>
            <w:highlight w:val="white"/>
          </w:rPr>
          <w:t xml:space="preserve">, and experimental parameters </w:t>
        </w:r>
      </w:ins>
      <w:ins w:id="65" w:author="Joshua Campbell" w:date="2023-01-23T10:34:00Z">
        <w:r w:rsidR="00C901CB">
          <w:rPr>
            <w:highlight w:val="white"/>
          </w:rPr>
          <w:t>is</w:t>
        </w:r>
      </w:ins>
      <w:ins w:id="66" w:author="Joshua Campbell" w:date="2023-01-23T10:32:00Z">
        <w:r w:rsidR="00C901CB">
          <w:rPr>
            <w:highlight w:val="white"/>
          </w:rPr>
          <w:t xml:space="preserve"> not </w:t>
        </w:r>
      </w:ins>
      <w:ins w:id="67" w:author="Joshua Campbell" w:date="2023-01-23T10:33:00Z">
        <w:r w:rsidR="00C901CB">
          <w:rPr>
            <w:highlight w:val="white"/>
          </w:rPr>
          <w:t>harmonized</w:t>
        </w:r>
      </w:ins>
      <w:ins w:id="68" w:author="Joshua Campbell" w:date="2023-01-23T10:34:00Z">
        <w:r w:rsidR="00C901CB">
          <w:rPr>
            <w:highlight w:val="white"/>
          </w:rPr>
          <w:t xml:space="preserve"> across groups</w:t>
        </w:r>
      </w:ins>
      <w:ins w:id="69" w:author="Joshua Campbell" w:date="2023-01-23T10:33:00Z">
        <w:r w:rsidR="00C901CB">
          <w:rPr>
            <w:highlight w:val="white"/>
          </w:rPr>
          <w:t xml:space="preserve">; </w:t>
        </w:r>
      </w:ins>
      <w:del w:id="70" w:author="Joshua Campbell" w:date="2023-01-23T10:33:00Z">
        <w:r w:rsidDel="00C901CB">
          <w:rPr>
            <w:highlight w:val="white"/>
          </w:rPr>
          <w:delText>1</w:delText>
        </w:r>
      </w:del>
      <w:ins w:id="71" w:author="Joshua Campbell" w:date="2023-01-23T10:33:00Z">
        <w:r w:rsidR="00C901CB">
          <w:rPr>
            <w:highlight w:val="white"/>
          </w:rPr>
          <w:t>2</w:t>
        </w:r>
      </w:ins>
      <w:r>
        <w:rPr>
          <w:highlight w:val="white"/>
        </w:rPr>
        <w:t>) the data is stored in a wide variety of file formats or programming language-specific libraries, classes, or data structures</w:t>
      </w:r>
      <w:ins w:id="72" w:author="Joshua Campbell" w:date="2023-01-23T10:33:00Z">
        <w:r w:rsidR="00C901CB">
          <w:rPr>
            <w:highlight w:val="white"/>
          </w:rPr>
          <w:t>;</w:t>
        </w:r>
      </w:ins>
      <w:r>
        <w:rPr>
          <w:highlight w:val="white"/>
        </w:rPr>
        <w:t xml:space="preserve"> and </w:t>
      </w:r>
      <w:del w:id="73" w:author="Joshua Campbell" w:date="2023-01-23T10:33:00Z">
        <w:r w:rsidDel="00C901CB">
          <w:rPr>
            <w:highlight w:val="white"/>
          </w:rPr>
          <w:delText>2</w:delText>
        </w:r>
      </w:del>
      <w:ins w:id="74" w:author="Joshua Campbell" w:date="2023-01-23T10:33:00Z">
        <w:r w:rsidR="00C901CB">
          <w:rPr>
            <w:highlight w:val="white"/>
          </w:rPr>
          <w:t>3</w:t>
        </w:r>
      </w:ins>
      <w:r>
        <w:rPr>
          <w:highlight w:val="white"/>
        </w:rPr>
        <w:t xml:space="preserve">) the metadata about the matrix and the corresponding analysis that produced or utilized the matrix </w:t>
      </w:r>
      <w:del w:id="75" w:author="Joshua Campbell" w:date="2023-01-23T10:34:00Z">
        <w:r w:rsidDel="00C901CB">
          <w:rPr>
            <w:highlight w:val="white"/>
          </w:rPr>
          <w:delText xml:space="preserve">is </w:delText>
        </w:r>
      </w:del>
      <w:ins w:id="76" w:author="Joshua Campbell" w:date="2023-01-23T10:34:00Z">
        <w:r w:rsidR="00C901CB">
          <w:rPr>
            <w:highlight w:val="white"/>
          </w:rPr>
          <w:t xml:space="preserve">is </w:t>
        </w:r>
      </w:ins>
      <w:r>
        <w:rPr>
          <w:highlight w:val="white"/>
        </w:rPr>
        <w:t xml:space="preserve">not </w:t>
      </w:r>
      <w:commentRangeStart w:id="77"/>
      <w:commentRangeStart w:id="78"/>
      <w:r>
        <w:rPr>
          <w:highlight w:val="white"/>
        </w:rPr>
        <w:t>well standardized</w:t>
      </w:r>
      <w:commentRangeEnd w:id="77"/>
      <w:r>
        <w:commentReference w:id="77"/>
      </w:r>
      <w:commentRangeEnd w:id="78"/>
      <w:r w:rsidR="003D2310">
        <w:rPr>
          <w:rStyle w:val="CommentReference"/>
        </w:rPr>
        <w:commentReference w:id="78"/>
      </w:r>
      <w:r>
        <w:rPr>
          <w:highlight w:val="white"/>
        </w:rPr>
        <w:t>.</w:t>
      </w:r>
    </w:p>
    <w:p w14:paraId="3284F18F" w14:textId="77777777" w:rsidR="00033130" w:rsidRDefault="00033130" w:rsidP="00222DB8">
      <w:pPr>
        <w:rPr>
          <w:highlight w:val="white"/>
        </w:rPr>
      </w:pPr>
    </w:p>
    <w:p w14:paraId="3133C2CF" w14:textId="7830900F" w:rsidR="00033130" w:rsidRDefault="00000000" w:rsidP="00222DB8">
      <w:pPr>
        <w:rPr>
          <w:highlight w:val="white"/>
        </w:rPr>
      </w:pPr>
      <w:r>
        <w:rPr>
          <w:highlight w:val="white"/>
        </w:rPr>
        <w:t>While a wide range of experimental protocols and platforms are available to generate molecular and histological data, an important commonality across these technologies is that they often produce a matrix of features that are measured in a set of observations. These feature and observation matrices (FOMs) are foundational for storing raw data from molecular assays (</w:t>
      </w:r>
      <w:proofErr w:type="gramStart"/>
      <w:r>
        <w:rPr>
          <w:highlight w:val="white"/>
        </w:rPr>
        <w:t>e.g.</w:t>
      </w:r>
      <w:proofErr w:type="gramEnd"/>
      <w:r>
        <w:rPr>
          <w:highlight w:val="white"/>
        </w:rPr>
        <w:t xml:space="preserve"> raw counts) and derived data from downstream analytical tools (e.g. normalized matrix, reduced dimensional matrix). A variety of file </w:t>
      </w:r>
      <w:r>
        <w:rPr>
          <w:highlight w:val="white"/>
        </w:rPr>
        <w:lastRenderedPageBreak/>
        <w:t>formats are used to store FOMs on file systems in different representations. For example, Tab Separated Value (</w:t>
      </w:r>
      <w:proofErr w:type="spellStart"/>
      <w:r>
        <w:rPr>
          <w:highlight w:val="white"/>
        </w:rPr>
        <w:t>tsv</w:t>
      </w:r>
      <w:proofErr w:type="spellEnd"/>
      <w:r>
        <w:rPr>
          <w:highlight w:val="white"/>
        </w:rPr>
        <w:t>/txt) files can be used to store dense matrices while Market Exchange (.</w:t>
      </w:r>
      <w:proofErr w:type="spellStart"/>
      <w:r>
        <w:rPr>
          <w:highlight w:val="white"/>
        </w:rPr>
        <w:t>mtx</w:t>
      </w:r>
      <w:proofErr w:type="spellEnd"/>
      <w:r>
        <w:rPr>
          <w:highlight w:val="white"/>
        </w:rPr>
        <w:t xml:space="preserve">) files can be used to efficiently store sparse matrices. Although platform-independent, these formats do not readily capture relationships between matrices and annotations for features and observations. Several packages also exist that can capture relationships between matrices and annotations include </w:t>
      </w:r>
      <w:proofErr w:type="spellStart"/>
      <w:r>
        <w:rPr>
          <w:highlight w:val="white"/>
        </w:rPr>
        <w:t>AnnData</w:t>
      </w:r>
      <w:proofErr w:type="spellEnd"/>
      <w:r w:rsidR="00BA3DDF">
        <w:rPr>
          <w:highlight w:val="white"/>
        </w:rPr>
        <w:t xml:space="preserve"> and MUON</w:t>
      </w:r>
      <w:r>
        <w:rPr>
          <w:highlight w:val="white"/>
        </w:rPr>
        <w:t xml:space="preserve"> in Python</w:t>
      </w:r>
      <w:sdt>
        <w:sdtPr>
          <w:rPr>
            <w:color w:val="000000"/>
            <w:highlight w:val="white"/>
            <w:vertAlign w:val="superscript"/>
          </w:rPr>
          <w:tag w:val="MENDELEY_CITATION_v3_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"/>
          <w:id w:val="-1114515219"/>
          <w:placeholder>
            <w:docPart w:val="DefaultPlaceholder_-1854013440"/>
          </w:placeholder>
        </w:sdtPr>
        <w:sdtContent>
          <w:r w:rsidR="0022698D" w:rsidRPr="0022698D">
            <w:rPr>
              <w:color w:val="000000"/>
              <w:highlight w:val="white"/>
              <w:vertAlign w:val="superscript"/>
            </w:rPr>
            <w:t>6,7</w:t>
          </w:r>
        </w:sdtContent>
      </w:sdt>
      <w:r>
        <w:rPr>
          <w:highlight w:val="white"/>
        </w:rPr>
        <w:t>, the Seurat object in R</w:t>
      </w:r>
      <w:sdt>
        <w:sdtPr>
          <w:rPr>
            <w:color w:val="000000"/>
            <w:highlight w:val="white"/>
            <w:vertAlign w:val="superscript"/>
          </w:rPr>
          <w:tag w:val="MENDELEY_CITATION_v3_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"/>
          <w:id w:val="1152648210"/>
          <w:placeholder>
            <w:docPart w:val="DefaultPlaceholder_-1854013440"/>
          </w:placeholder>
        </w:sdtPr>
        <w:sdtContent>
          <w:r w:rsidR="0022698D" w:rsidRPr="0022698D">
            <w:rPr>
              <w:color w:val="000000"/>
              <w:highlight w:val="white"/>
              <w:vertAlign w:val="superscript"/>
            </w:rPr>
            <w:t>8,9</w:t>
          </w:r>
        </w:sdtContent>
      </w:sdt>
      <w:r>
        <w:rPr>
          <w:highlight w:val="white"/>
        </w:rPr>
        <w:t xml:space="preserve">, and the </w:t>
      </w:r>
      <w:proofErr w:type="spellStart"/>
      <w:r>
        <w:rPr>
          <w:highlight w:val="white"/>
        </w:rPr>
        <w:t>SingleCellExperiment</w:t>
      </w:r>
      <w:proofErr w:type="spellEnd"/>
      <w:r>
        <w:rPr>
          <w:highlight w:val="white"/>
        </w:rPr>
        <w:t xml:space="preserve"> </w:t>
      </w:r>
      <w:r w:rsidR="00AA1A8E">
        <w:rPr>
          <w:highlight w:val="white"/>
        </w:rPr>
        <w:t xml:space="preserve">and related </w:t>
      </w:r>
      <w:r>
        <w:rPr>
          <w:highlight w:val="white"/>
        </w:rPr>
        <w:t>package</w:t>
      </w:r>
      <w:r w:rsidR="00AA1A8E">
        <w:rPr>
          <w:highlight w:val="white"/>
        </w:rPr>
        <w:t xml:space="preserve">s </w:t>
      </w:r>
      <w:r>
        <w:rPr>
          <w:highlight w:val="white"/>
        </w:rPr>
        <w:t>in R/Bio</w:t>
      </w:r>
      <w:r w:rsidR="00AA1A8E">
        <w:rPr>
          <w:highlight w:val="white"/>
        </w:rPr>
        <w:t>c</w:t>
      </w:r>
      <w:r>
        <w:rPr>
          <w:highlight w:val="white"/>
        </w:rPr>
        <w:t>onducto</w:t>
      </w:r>
      <w:r w:rsidR="00AA1A8E">
        <w:rPr>
          <w:highlight w:val="white"/>
        </w:rPr>
        <w:t>r</w:t>
      </w:r>
      <w:sdt>
        <w:sdtPr>
          <w:rPr>
            <w:color w:val="000000"/>
            <w:highlight w:val="white"/>
            <w:vertAlign w:val="superscript"/>
          </w:rPr>
          <w:tag w:val="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"/>
          <w:id w:val="834960444"/>
          <w:placeholder>
            <w:docPart w:val="DefaultPlaceholder_-1854013440"/>
          </w:placeholder>
        </w:sdtPr>
        <w:sdtContent>
          <w:r w:rsidR="0022698D" w:rsidRPr="0022698D">
            <w:rPr>
              <w:color w:val="000000"/>
              <w:highlight w:val="white"/>
              <w:vertAlign w:val="superscript"/>
            </w:rPr>
            <w:t>10–12</w:t>
          </w:r>
        </w:sdtContent>
      </w:sdt>
      <w:r w:rsidR="00AA1A8E">
        <w:rPr>
          <w:highlight w:val="white"/>
        </w:rPr>
        <w:t>.</w:t>
      </w:r>
      <w:r>
        <w:rPr>
          <w:highlight w:val="white"/>
        </w:rPr>
        <w:t xml:space="preserve"> In contrast to the simple flat file formats, these objects can capture complex relationships between FOMs as well as annotation data produced during the analysis such as quality control (QC metrics) and cluster labels. However, each package may store different sets of data or label the same type of data differently. Even if different datasets are stored the same format or type of object, harmonization of datasets still may require substantial manual curation before they can be combined and integrated. </w:t>
      </w:r>
    </w:p>
    <w:p w14:paraId="29C53A18" w14:textId="77777777" w:rsidR="00033130" w:rsidRDefault="00033130" w:rsidP="00222DB8">
      <w:pPr>
        <w:rPr>
          <w:highlight w:val="white"/>
        </w:rPr>
      </w:pPr>
    </w:p>
    <w:p w14:paraId="0E527BB8" w14:textId="77777777" w:rsidR="00033130" w:rsidRDefault="00000000" w:rsidP="00222DB8">
      <w:pPr>
        <w:rPr>
          <w:highlight w:val="white"/>
        </w:rPr>
      </w:pPr>
      <w:r>
        <w:rPr>
          <w:highlight w:val="white"/>
        </w:rPr>
        <w:t>Lastly, a major goal of high-quality analysis workflows is to promote reproducibility by storing information related to provenance such as software version, function calls, and selected parameters that produced the matrix or annotation. However, there is a high degree of variability in which different analytical tools and software packages capture this information. Even if the data was produced by a workflow captured in a Docker container or versioned in GitHub, this information will often be lost when converting the data between formats or transferring between tools. Thus, there is a need to develop metadata standards for FOMs related to provenance to ensure this information can be readily captured and maintained throughout the dataset-specific analysis and during integration with other datasets.</w:t>
      </w:r>
    </w:p>
    <w:p w14:paraId="0D6102E3" w14:textId="77777777" w:rsidR="00033130" w:rsidRDefault="00033130" w:rsidP="00222DB8">
      <w:pPr>
        <w:rPr>
          <w:highlight w:val="white"/>
        </w:rPr>
      </w:pPr>
      <w:commentRangeStart w:id="79"/>
      <w:commentRangeStart w:id="80"/>
    </w:p>
    <w:commentRangeEnd w:id="79"/>
    <w:p w14:paraId="5DB8650D" w14:textId="7E3BB7CD" w:rsidR="00033130" w:rsidRDefault="00000000" w:rsidP="00222DB8">
      <w:pPr>
        <w:rPr>
          <w:highlight w:val="white"/>
        </w:rPr>
      </w:pPr>
      <w:r>
        <w:commentReference w:id="79"/>
      </w:r>
      <w:commentRangeEnd w:id="80"/>
      <w:r w:rsidR="004664FF">
        <w:rPr>
          <w:rStyle w:val="CommentReference"/>
        </w:rPr>
        <w:commentReference w:id="80"/>
      </w:r>
      <w:proofErr w:type="gramStart"/>
      <w:r>
        <w:rPr>
          <w:highlight w:val="white"/>
        </w:rPr>
        <w:t>In order to</w:t>
      </w:r>
      <w:proofErr w:type="gramEnd"/>
      <w:r>
        <w:rPr>
          <w:highlight w:val="white"/>
        </w:rPr>
        <w:t xml:space="preserve"> facilitate sharing and interoperability across consortia and technologies as well as to promote reproducibility related to </w:t>
      </w:r>
      <w:ins w:id="81" w:author="Joshua Campbell" w:date="2023-01-23T12:28:00Z">
        <w:r w:rsidR="003D2310">
          <w:rPr>
            <w:highlight w:val="white"/>
          </w:rPr>
          <w:t xml:space="preserve">data </w:t>
        </w:r>
      </w:ins>
      <w:r>
        <w:rPr>
          <w:highlight w:val="white"/>
        </w:rPr>
        <w:t xml:space="preserve">provenance, a detailed metadata schema describing the characteristics of </w:t>
      </w:r>
      <w:r>
        <w:rPr>
          <w:highlight w:val="white"/>
        </w:rPr>
        <w:lastRenderedPageBreak/>
        <w:t xml:space="preserve">FOMs can be used to serve as a standard for the community. Therefore, we developed the </w:t>
      </w:r>
      <w:r>
        <w:rPr>
          <w:b/>
          <w:highlight w:val="white"/>
        </w:rPr>
        <w:t>Matrix and Analysis Metadata Standards (MAMS)</w:t>
      </w:r>
      <w:r>
        <w:rPr>
          <w:highlight w:val="white"/>
        </w:rPr>
        <w:t xml:space="preserve"> to capture the relevant information about the data matrices and annotations that are produced during common and complex analysis workflows for single-cell data. MAMS defines fields that describe what type of data is contained within a matrix, relationships between matrices, and provenance related to the tool or algorithm that created the matrix. </w:t>
      </w:r>
      <w:ins w:id="82" w:author="Joshua Campbell" w:date="2023-01-23T12:16:00Z">
        <w:r w:rsidR="004664FF">
          <w:rPr>
            <w:highlight w:val="white"/>
          </w:rPr>
          <w:t xml:space="preserve">In contrast to </w:t>
        </w:r>
      </w:ins>
      <w:ins w:id="83" w:author="Joshua Campbell" w:date="2023-01-23T12:18:00Z">
        <w:r w:rsidR="004664FF">
          <w:rPr>
            <w:highlight w:val="white"/>
          </w:rPr>
          <w:t xml:space="preserve">the existing </w:t>
        </w:r>
      </w:ins>
      <w:ins w:id="84" w:author="Joshua Campbell" w:date="2023-01-23T12:16:00Z">
        <w:r w:rsidR="004664FF">
          <w:rPr>
            <w:highlight w:val="white"/>
          </w:rPr>
          <w:t xml:space="preserve">standards, </w:t>
        </w:r>
      </w:ins>
      <w:ins w:id="85" w:author="Joshua Campbell" w:date="2023-01-23T12:15:00Z">
        <w:r w:rsidR="004664FF">
          <w:rPr>
            <w:highlight w:val="white"/>
          </w:rPr>
          <w:t>MAMS does no</w:t>
        </w:r>
      </w:ins>
      <w:ins w:id="86" w:author="Joshua Campbell" w:date="2023-01-23T12:16:00Z">
        <w:r w:rsidR="004664FF">
          <w:rPr>
            <w:highlight w:val="white"/>
          </w:rPr>
          <w:t xml:space="preserve">t </w:t>
        </w:r>
      </w:ins>
      <w:ins w:id="87" w:author="Joshua Campbell" w:date="2023-01-23T12:17:00Z">
        <w:r w:rsidR="004664FF">
          <w:rPr>
            <w:highlight w:val="white"/>
          </w:rPr>
          <w:t xml:space="preserve">largely </w:t>
        </w:r>
      </w:ins>
      <w:ins w:id="88" w:author="Joshua Campbell" w:date="2023-01-23T12:16:00Z">
        <w:r w:rsidR="004664FF">
          <w:rPr>
            <w:highlight w:val="white"/>
          </w:rPr>
          <w:t xml:space="preserve">focus on </w:t>
        </w:r>
        <w:r w:rsidR="004664FF" w:rsidRPr="004664FF">
          <w:t xml:space="preserve">information related to sample preparation </w:t>
        </w:r>
      </w:ins>
      <w:ins w:id="89" w:author="Joshua Campbell" w:date="2023-01-23T12:17:00Z">
        <w:r w:rsidR="004664FF">
          <w:t>including</w:t>
        </w:r>
      </w:ins>
      <w:ins w:id="90" w:author="Joshua Campbell" w:date="2023-01-23T12:16:00Z">
        <w:r w:rsidR="004664FF" w:rsidRPr="004664FF">
          <w:t xml:space="preserve"> </w:t>
        </w:r>
      </w:ins>
      <w:ins w:id="91" w:author="Joshua Campbell" w:date="2023-01-23T12:17:00Z">
        <w:r w:rsidR="004664FF">
          <w:t xml:space="preserve">biospecimen </w:t>
        </w:r>
      </w:ins>
      <w:ins w:id="92" w:author="Joshua Campbell" w:date="2023-01-23T12:18:00Z">
        <w:r w:rsidR="004664FF">
          <w:t xml:space="preserve">and clinical metadata or metadata related to </w:t>
        </w:r>
      </w:ins>
      <w:ins w:id="93" w:author="Joshua Campbell" w:date="2023-01-23T12:17:00Z">
        <w:r w:rsidR="004664FF">
          <w:t>experimental</w:t>
        </w:r>
      </w:ins>
      <w:ins w:id="94" w:author="Joshua Campbell" w:date="2023-01-23T12:16:00Z">
        <w:r w:rsidR="004664FF" w:rsidRPr="004664FF">
          <w:t xml:space="preserve"> protocol</w:t>
        </w:r>
      </w:ins>
      <w:ins w:id="95" w:author="Joshua Campbell" w:date="2023-01-23T12:17:00Z">
        <w:r w:rsidR="004664FF">
          <w:t>s</w:t>
        </w:r>
      </w:ins>
      <w:ins w:id="96" w:author="Joshua Campbell" w:date="2023-01-23T12:18:00Z">
        <w:r w:rsidR="004664FF">
          <w:t>.</w:t>
        </w:r>
      </w:ins>
      <w:ins w:id="97" w:author="Joshua Campbell" w:date="2023-01-23T12:16:00Z">
        <w:r w:rsidR="004664FF">
          <w:rPr>
            <w:highlight w:val="white"/>
          </w:rPr>
          <w:t xml:space="preserve"> </w:t>
        </w:r>
      </w:ins>
      <w:r>
        <w:rPr>
          <w:highlight w:val="white"/>
        </w:rPr>
        <w:t xml:space="preserve">These standards will serve as a roadmap for tool developers and data curators to ensure that their systems have the capability to store and retrieve relevant information needed for integration. </w:t>
      </w:r>
      <w:proofErr w:type="gramStart"/>
      <w:r>
        <w:rPr>
          <w:highlight w:val="white"/>
        </w:rPr>
        <w:t>All of</w:t>
      </w:r>
      <w:proofErr w:type="gramEnd"/>
      <w:r>
        <w:rPr>
          <w:highlight w:val="white"/>
        </w:rPr>
        <w:t xml:space="preserve"> the metadata fields are independent of the platform, programming language, and specific tool and thus can be used to support efforts to harmonize data across consortia. </w:t>
      </w:r>
    </w:p>
    <w:p w14:paraId="06099278" w14:textId="77777777" w:rsidR="00033130" w:rsidRDefault="00033130" w:rsidP="00222DB8"/>
    <w:p w14:paraId="3844CAE7" w14:textId="77777777" w:rsidR="00033130" w:rsidRDefault="00000000" w:rsidP="00222DB8">
      <w:r>
        <w:t>RESULTS</w:t>
      </w:r>
    </w:p>
    <w:p w14:paraId="4228DA6E" w14:textId="77777777" w:rsidR="00033130" w:rsidRDefault="00033130" w:rsidP="00222DB8"/>
    <w:p w14:paraId="345097FC" w14:textId="77777777" w:rsidR="00033130" w:rsidRPr="00DA4AE0" w:rsidRDefault="00000000" w:rsidP="00DA4AE0">
      <w:pPr>
        <w:pStyle w:val="Heading5"/>
      </w:pPr>
      <w:r w:rsidRPr="00DA4AE0">
        <w:t>Overview of matrix classes</w:t>
      </w:r>
    </w:p>
    <w:p w14:paraId="12E37937" w14:textId="6295AC25" w:rsidR="00033130" w:rsidRDefault="00000000" w:rsidP="00222DB8">
      <w:r>
        <w:t xml:space="preserve">Several popular libraries and software packages offer convenient interfaces for storing and retrieving data matrices and their associated annotations. </w:t>
      </w:r>
      <w:proofErr w:type="gramStart"/>
      <w:r>
        <w:t>The majority of</w:t>
      </w:r>
      <w:proofErr w:type="gramEnd"/>
      <w:r>
        <w:t xml:space="preserve"> these tools employ similar schemas that organize different classes of data matrices in an intuitive framework with a common interface (</w:t>
      </w:r>
      <w:r>
        <w:rPr>
          <w:b/>
        </w:rPr>
        <w:t>Figure 1</w:t>
      </w:r>
      <w:r>
        <w:t xml:space="preserve">). In general, we refer to a feature and observation matrix (FOM) as a class of data matrix that contains measurements of features across biological entities. Examples of features include genes, genomic regions, peaks, transcripts, proteins, antibodies derived tags, signal intensities, cell type counts or morphology categories. Examples of observations include cells, cell pools, beads, spots, subcellular regions, and regions of interest (ROIs). Measurements for single-cell data may include transcript counts, protein </w:t>
      </w:r>
      <w:r>
        <w:lastRenderedPageBreak/>
        <w:t xml:space="preserve">abundances, signal intensities and velocity estimates. FOMs that contain raw, normalized, transformed, or standardized biological data are commonly referred to as “assays” or “layers”. In the MAMS nomenclature, FOMs can also contain reduced dimensional objects such as principal components from PCA or 2-D embedding from </w:t>
      </w:r>
      <w:proofErr w:type="spellStart"/>
      <w:r>
        <w:t>tSNE</w:t>
      </w:r>
      <w:proofErr w:type="spellEnd"/>
      <w:r>
        <w:t xml:space="preserve"> or UMAPs which are derived from the original biological data matrices. We note that although the term “matrix” is used in the acronym, FOMs may also be data frames which can contain mixed data types (</w:t>
      </w:r>
      <w:proofErr w:type="gramStart"/>
      <w:r>
        <w:t>e.g.</w:t>
      </w:r>
      <w:proofErr w:type="gramEnd"/>
      <w:r>
        <w:t xml:space="preserve"> continuous and categorical morphological features), vectors (e.g. a matrix of with 1 dimension), and multidimensional arrays (e.g. a matrix with more than 2 dimensions</w:t>
      </w:r>
      <w:ins w:id="98" w:author="Joshua Campbell" w:date="2023-01-22T19:03:00Z">
        <w:r w:rsidR="00066259">
          <w:t xml:space="preserve"> also known as a tensor</w:t>
        </w:r>
      </w:ins>
      <w:r>
        <w:t xml:space="preserve">). </w:t>
      </w:r>
    </w:p>
    <w:p w14:paraId="3BADDE37" w14:textId="77777777" w:rsidR="00033130" w:rsidRDefault="00033130" w:rsidP="00222DB8"/>
    <w:p w14:paraId="1832B668" w14:textId="0C3E4324" w:rsidR="00033130" w:rsidRDefault="00000000" w:rsidP="00222DB8">
      <w:r>
        <w:t>Beyond the central data matrices, other classes of matrices are used to store identifier (IDs) information, annotations, and graphs that are generated during analysis. Annotations and metadata about the features (FEA) or observations (OBS) are stored in separate data frames with the same dimensions as the parent FOM. Annotations for features can include information about the gene such as IDs, reference genome, genomic location, biotype, and variability metrics. Annotations for observations can include sample-level demographics, cell-level identifiers (</w:t>
      </w:r>
      <w:proofErr w:type="gramStart"/>
      <w:r>
        <w:t>e.g.</w:t>
      </w:r>
      <w:proofErr w:type="gramEnd"/>
      <w:r>
        <w:t xml:space="preserve"> barcode), quality control metrics (e.g. total number of features detected), or analysis output (e.g. cluster labels, trajectory scores). IDs are used to uniquely identify and index observations and features within a dataset. The Observation ID (OID) class contains a character vector or combination of character vectors used to denote the unique ID of each observation while the Feature ID (FID) class contains a vector or combination of character vectors used to denote the unique ID of each feature. Observation neighborhood graphs (ONGs) and feature neighborhood graphs (FNGs) are adjacency matrices that can be used to store the correlation, similarity, or distance between pairs of observations and features, respectively. In the MAMS schema, each class of matrix will have a corresponding set of metadata fields that describe the information contained within the matrix. The Record </w:t>
      </w:r>
      <w:r>
        <w:lastRenderedPageBreak/>
        <w:t xml:space="preserve">(REC) is a special class for storing information related to the provenance of the data analysis tool and command used to create the matrix. </w:t>
      </w:r>
    </w:p>
    <w:p w14:paraId="6C8C5FC3" w14:textId="77777777" w:rsidR="00033130" w:rsidRDefault="00033130" w:rsidP="00222DB8"/>
    <w:p w14:paraId="6042AD94" w14:textId="04C04E7C" w:rsidR="00033130" w:rsidRDefault="00D77F5E" w:rsidP="00222DB8">
      <w:r w:rsidRPr="00D77F5E">
        <w:rPr>
          <w:noProof/>
        </w:rPr>
        <w:drawing>
          <wp:inline distT="0" distB="0" distL="0" distR="0" wp14:anchorId="608FA6EA" wp14:editId="76914437">
            <wp:extent cx="3710152" cy="3720783"/>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stretch>
                      <a:fillRect/>
                    </a:stretch>
                  </pic:blipFill>
                  <pic:spPr>
                    <a:xfrm>
                      <a:off x="0" y="0"/>
                      <a:ext cx="3716542" cy="3727191"/>
                    </a:xfrm>
                    <a:prstGeom prst="rect">
                      <a:avLst/>
                    </a:prstGeom>
                  </pic:spPr>
                </pic:pic>
              </a:graphicData>
            </a:graphic>
          </wp:inline>
        </w:drawing>
      </w:r>
    </w:p>
    <w:p w14:paraId="7909FCC6" w14:textId="6E0AA836" w:rsidR="00033130" w:rsidRPr="00D77F5E" w:rsidRDefault="00000000" w:rsidP="00222DB8">
      <w:commentRangeStart w:id="99"/>
      <w:commentRangeStart w:id="100"/>
      <w:r w:rsidRPr="00D77F5E">
        <w:rPr>
          <w:b/>
        </w:rPr>
        <w:t>Figure 1</w:t>
      </w:r>
      <w:commentRangeEnd w:id="99"/>
      <w:r w:rsidRPr="00D77F5E">
        <w:commentReference w:id="99"/>
      </w:r>
      <w:commentRangeEnd w:id="100"/>
      <w:r w:rsidR="00D77F5E">
        <w:rPr>
          <w:rStyle w:val="CommentReference"/>
        </w:rPr>
        <w:commentReference w:id="100"/>
      </w:r>
      <w:r w:rsidRPr="00D77F5E">
        <w:rPr>
          <w:b/>
        </w:rPr>
        <w:t>. Overview of matrix classes included in MAMS.</w:t>
      </w:r>
      <w:r w:rsidRPr="00D77F5E">
        <w:t xml:space="preserve"> Feature and observation matrices (FOMs) contain biological data at different stages of processing including reduced dimensional representations. Feature annotation matrices (FEA) and Observation annotation matrices (OBS) store annotations such as additional IDs or labels, quality control metrics, and cluster labels. </w:t>
      </w:r>
      <w:ins w:id="101" w:author="Joshua Campbell" w:date="2023-01-23T12:54:00Z">
        <w:r w:rsidR="00F73E67" w:rsidRPr="00D77F5E">
          <w:t xml:space="preserve">The </w:t>
        </w:r>
      </w:ins>
      <w:ins w:id="102" w:author="Joshua Campbell" w:date="2023-01-23T13:06:00Z">
        <w:r w:rsidR="00416CA4" w:rsidRPr="00D77F5E">
          <w:t>R</w:t>
        </w:r>
      </w:ins>
      <w:ins w:id="103" w:author="Joshua Campbell" w:date="2023-01-23T13:05:00Z">
        <w:r w:rsidR="00416CA4" w:rsidRPr="00D77F5E">
          <w:t xml:space="preserve">ecord </w:t>
        </w:r>
      </w:ins>
      <w:ins w:id="104" w:author="Joshua Campbell" w:date="2023-01-23T12:54:00Z">
        <w:r w:rsidR="00F73E67" w:rsidRPr="00D77F5E">
          <w:t xml:space="preserve">(REC) class is a special </w:t>
        </w:r>
      </w:ins>
      <w:ins w:id="105" w:author="Joshua Campbell" w:date="2023-01-23T13:05:00Z">
        <w:r w:rsidR="00416CA4" w:rsidRPr="00D77F5E">
          <w:t>set of fields for stor</w:t>
        </w:r>
      </w:ins>
      <w:ins w:id="106" w:author="Joshua Campbell" w:date="2023-01-23T13:06:00Z">
        <w:r w:rsidR="00416CA4" w:rsidRPr="00D77F5E">
          <w:t xml:space="preserve">ing information related to data and tool provenance. </w:t>
        </w:r>
      </w:ins>
    </w:p>
    <w:p w14:paraId="0F333B5B" w14:textId="77777777" w:rsidR="00033130" w:rsidRDefault="00033130" w:rsidP="00222DB8"/>
    <w:p w14:paraId="3B78DC9D" w14:textId="77777777" w:rsidR="00033130" w:rsidRDefault="00033130" w:rsidP="00222DB8"/>
    <w:p w14:paraId="26B4429C" w14:textId="77777777" w:rsidR="00033130" w:rsidRDefault="00000000" w:rsidP="00222DB8">
      <w:r>
        <w:t>Curated analysis workflows for single cell data</w:t>
      </w:r>
    </w:p>
    <w:p w14:paraId="6C6C30C3" w14:textId="171B03C3" w:rsidR="00033130" w:rsidRDefault="00000000" w:rsidP="00222DB8">
      <w:proofErr w:type="gramStart"/>
      <w:r>
        <w:lastRenderedPageBreak/>
        <w:t>In order to</w:t>
      </w:r>
      <w:proofErr w:type="gramEnd"/>
      <w:r>
        <w:t xml:space="preserve"> ensure that the metadata standards are able to capture complex information and robust to different real-world scenarios, we first curated the matrices produced by different types of analysis workflows for single-cell data using the vignettes from popular tools and packages as a template</w:t>
      </w:r>
      <w:sdt>
        <w:sdtPr>
          <w:rPr>
            <w:color w:val="000000"/>
            <w:vertAlign w:val="superscript"/>
          </w:rPr>
          <w:tag w:val="MENDELEY_CITATION_v3_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"/>
          <w:id w:val="-127482272"/>
          <w:placeholder>
            <w:docPart w:val="DefaultPlaceholder_-1854013440"/>
          </w:placeholder>
        </w:sdtPr>
        <w:sdtContent>
          <w:r w:rsidR="0022698D" w:rsidRPr="0022698D">
            <w:rPr>
              <w:color w:val="000000"/>
              <w:vertAlign w:val="superscript"/>
            </w:rPr>
            <w:t>8,13,14</w:t>
          </w:r>
        </w:sdtContent>
      </w:sdt>
      <w:r>
        <w:t>. The simplest workflow starts with a matrix of UMI-correct counts produced by a microfluidics device where the observations are droplets denoted with a unique barcode, the features are genes, and the measurements are the number of mRNA transcripts detected for each gene in each cell (</w:t>
      </w:r>
      <w:r>
        <w:rPr>
          <w:b/>
        </w:rPr>
        <w:t>Figure 2</w:t>
      </w:r>
      <w:r>
        <w:t>). This type of matrix is produced by aligning sequencing reads to a reference genome, counting the number of reads that map to each gene loci, and then performing a correction for Unique Molecular Indices (UMIs). The next step is to identify and filter the observations of the matrix to remove empty droplets (</w:t>
      </w:r>
      <w:proofErr w:type="gramStart"/>
      <w:r>
        <w:t>i.e.</w:t>
      </w:r>
      <w:proofErr w:type="gramEnd"/>
      <w:r>
        <w:t xml:space="preserve"> droplets without a true cell). The observations in this filtered matrix can be filtered again based on other quality control metrics such as total number of UMIs detected, number of features detected, percentage of mitochondrial counts, percentage of ambient RNA, or droplets likely containing multiple cells. After generating a “clean” matrix of observations, the raw counts are generally normalized by correcting for library size (</w:t>
      </w:r>
      <w:proofErr w:type="gramStart"/>
      <w:r>
        <w:t>e.g.</w:t>
      </w:r>
      <w:proofErr w:type="gramEnd"/>
      <w:r>
        <w:t xml:space="preserve"> correcting for the total number of counts) and applying a log2 transformation. Next, features are standardized across observations (</w:t>
      </w:r>
      <w:proofErr w:type="gramStart"/>
      <w:r>
        <w:t>e.g.</w:t>
      </w:r>
      <w:proofErr w:type="gramEnd"/>
      <w:r>
        <w:t xml:space="preserve"> z-scoring each gene to have a mean of 0 and a standard deviation of 1) and a subset of highly variable features are chosen for downstream analysis. This matrix is used as input into Principal Component Analysis (PCA) to produce a reduced dimensional matrix, where the features are now principal components (PCs) instead of individual genes. Optionally, a subset of PCs may be selected based on percentage of variability or other statistical metrics. Neighborhood and distance graphs are produced between observations using the PCA matrix as input. These distances are used as input into tools such as </w:t>
      </w:r>
      <w:proofErr w:type="spellStart"/>
      <w:r>
        <w:t>tSNE</w:t>
      </w:r>
      <w:proofErr w:type="spellEnd"/>
      <w:r>
        <w:t xml:space="preserve"> and UMAP that produce another matrix of 2-D embeddings useful for visualization. The cell graphs can also be used as input into clustering algorithms such as Leiden or K-means or trajectory inference tools. Annotations such as cluster labels and trajectory scores are stored in the corresponding OBS data </w:t>
      </w:r>
      <w:r>
        <w:lastRenderedPageBreak/>
        <w:t>frame with the same number of observations. A robust analysis metadata standard should be able to capture information about the processing of the measurements with each FOM as well as the features and observations included in each FOM.</w:t>
      </w:r>
    </w:p>
    <w:p w14:paraId="0D979DBB" w14:textId="77777777" w:rsidR="00033130" w:rsidRDefault="00033130" w:rsidP="00222DB8"/>
    <w:p w14:paraId="0C8AD033" w14:textId="77777777" w:rsidR="00033130" w:rsidRDefault="00033130" w:rsidP="00222DB8"/>
    <w:p w14:paraId="4461F005" w14:textId="4ABADC08" w:rsidR="00033130" w:rsidRDefault="00F82170" w:rsidP="00222DB8">
      <w:r w:rsidRPr="00F82170">
        <w:rPr>
          <w:noProof/>
        </w:rPr>
        <w:drawing>
          <wp:inline distT="0" distB="0" distL="0" distR="0" wp14:anchorId="7D980448" wp14:editId="2A9CCA75">
            <wp:extent cx="6858000" cy="36074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6858000" cy="3607435"/>
                    </a:xfrm>
                    <a:prstGeom prst="rect">
                      <a:avLst/>
                    </a:prstGeom>
                  </pic:spPr>
                </pic:pic>
              </a:graphicData>
            </a:graphic>
          </wp:inline>
        </w:drawing>
      </w:r>
    </w:p>
    <w:p w14:paraId="7C41D232" w14:textId="77777777" w:rsidR="00033130" w:rsidRDefault="00000000" w:rsidP="00222DB8">
      <w:r>
        <w:rPr>
          <w:b/>
        </w:rPr>
        <w:t>Figure 2. Matrices produced during a simple analysis workflow for single cell RNA-seq data.</w:t>
      </w:r>
      <w:r>
        <w:t xml:space="preserve"> Several steps are often performed in analysis workflows for </w:t>
      </w:r>
      <w:proofErr w:type="spellStart"/>
      <w:r>
        <w:t>scRNA</w:t>
      </w:r>
      <w:proofErr w:type="spellEnd"/>
      <w:r>
        <w:t xml:space="preserve">-seq data generated with high-throughput devices. The observations are filtered to exclude empty droplets and </w:t>
      </w:r>
      <w:proofErr w:type="gramStart"/>
      <w:r>
        <w:t>poor quality</w:t>
      </w:r>
      <w:proofErr w:type="gramEnd"/>
      <w:r>
        <w:t xml:space="preserve"> cells. Quality control metrics can be stored in an OBS annotation data frame. Preprocessing of the data matrix includes steps for normalization and standardization of features (</w:t>
      </w:r>
      <w:proofErr w:type="gramStart"/>
      <w:r>
        <w:t>e.g.</w:t>
      </w:r>
      <w:proofErr w:type="gramEnd"/>
      <w:r>
        <w:t xml:space="preserve"> z-scoring). From the scaled data, a subset of highly variable genes </w:t>
      </w:r>
      <w:proofErr w:type="gramStart"/>
      <w:r>
        <w:t>are</w:t>
      </w:r>
      <w:proofErr w:type="gramEnd"/>
      <w:r>
        <w:t xml:space="preserve"> used as input into Principal Component Analysis (PCA). The reduced dimensional space of the PCA is used as input into 2D embedding tools such as </w:t>
      </w:r>
      <w:proofErr w:type="spellStart"/>
      <w:r>
        <w:t>tSNE</w:t>
      </w:r>
      <w:proofErr w:type="spellEnd"/>
      <w:r>
        <w:t xml:space="preserve"> and UMAP as well as clustering algorithms such as k-means and Leiden. </w:t>
      </w:r>
    </w:p>
    <w:p w14:paraId="0429B4F7" w14:textId="77777777" w:rsidR="00033130" w:rsidRDefault="00033130" w:rsidP="00222DB8"/>
    <w:p w14:paraId="4F101151" w14:textId="77777777" w:rsidR="00033130" w:rsidRDefault="00033130" w:rsidP="00222DB8"/>
    <w:p w14:paraId="367522FF" w14:textId="7F3DDB4A" w:rsidR="00033130" w:rsidRDefault="00000000" w:rsidP="00222DB8">
      <w:r>
        <w:t>While the simple workflow contains analysis of a single sample, other scenarios may require more complex workflows with additional types of operations that produce different matrices. We also annotated scenarios that include analysis of datasets with multiple modalities (</w:t>
      </w:r>
      <w:r>
        <w:rPr>
          <w:b/>
        </w:rPr>
        <w:t>Supplementary Figure 1</w:t>
      </w:r>
      <w:r>
        <w:t>), datasets with multiple samples that require integration or batch correction (</w:t>
      </w:r>
      <w:r>
        <w:rPr>
          <w:b/>
        </w:rPr>
        <w:t>Supplementary Figure 2</w:t>
      </w:r>
      <w:r>
        <w:t>), analysis with a biological subset of data (</w:t>
      </w:r>
      <w:r>
        <w:rPr>
          <w:b/>
        </w:rPr>
        <w:t>Supplementary Figure 3</w:t>
      </w:r>
      <w:r>
        <w:t>), and analysis with FOMs derived from imaging data (</w:t>
      </w:r>
      <w:r>
        <w:rPr>
          <w:b/>
        </w:rPr>
        <w:t>Supplementary Figure 4</w:t>
      </w:r>
      <w:r>
        <w:t>). Multiple modalities can be measured on individual cells in addition to mRNA transcript counts. For example</w:t>
      </w:r>
      <w:r w:rsidR="00F82170">
        <w:t>,</w:t>
      </w:r>
      <w:r>
        <w:t xml:space="preserve"> </w:t>
      </w:r>
      <w:proofErr w:type="spellStart"/>
      <w:r>
        <w:t>scATAC</w:t>
      </w:r>
      <w:proofErr w:type="spellEnd"/>
      <w:r>
        <w:t>-seq assays can measure open chromatin profiles and CITE-seq assays can measure epitopes for cell surface proteins. Multimodal workflows may apply similar sets of procedures to each data type to normalize data, perform dimensionality reduction, and generate modality-specific cluster labels. To perform integrative analysis, matrices from different modalities can be integrated at the “matrix” level, reduced dimensional level, or on the graph level</w:t>
      </w:r>
      <w:sdt>
        <w:sdtPr>
          <w:rPr>
            <w:color w:val="000000"/>
            <w:vertAlign w:val="superscript"/>
          </w:rPr>
          <w:tag w:val="MENDELEY_CITATION_v3_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"/>
          <w:id w:val="1323541274"/>
          <w:placeholder>
            <w:docPart w:val="DefaultPlaceholder_-1854013440"/>
          </w:placeholder>
        </w:sdtPr>
        <w:sdtContent>
          <w:r w:rsidR="0022698D" w:rsidRPr="0022698D">
            <w:rPr>
              <w:color w:val="000000"/>
              <w:vertAlign w:val="superscript"/>
            </w:rPr>
            <w:t>15</w:t>
          </w:r>
        </w:sdtContent>
      </w:sdt>
      <w:r>
        <w:t xml:space="preserve"> and a third set of cluster labels can be derived using the combined dataset. A robust analysis metadata standard should be able to capture information about the biological analyte and modality captured with each FOM.</w:t>
      </w:r>
    </w:p>
    <w:p w14:paraId="46CC70EB" w14:textId="77777777" w:rsidR="00033130" w:rsidRDefault="00033130" w:rsidP="00222DB8"/>
    <w:p w14:paraId="2C14D0DF" w14:textId="1527AE60" w:rsidR="00033130" w:rsidRDefault="00000000" w:rsidP="00222DB8">
      <w:r>
        <w:t>Other single-cell datasets may have observations from multiple donors or multiple regions per donor. Several batch correction and integration tools have been developed to remove unwanted variation between different samples and project the shared variation into a common low dimensional representation which can be used in subsequent graph generation and clustering steps (</w:t>
      </w:r>
      <w:r>
        <w:rPr>
          <w:b/>
        </w:rPr>
        <w:t>Supplementary Figure 2</w:t>
      </w:r>
      <w:r>
        <w:t>). After initial analysis using all observations that passed quality control, additional analyses on subsets of biologically may be desired. For example</w:t>
      </w:r>
      <w:r w:rsidR="00BA3DDF">
        <w:t>,</w:t>
      </w:r>
      <w:r>
        <w:t xml:space="preserve"> initial clustering </w:t>
      </w:r>
      <w:r w:rsidR="00BA3DDF">
        <w:t xml:space="preserve">with single cell data </w:t>
      </w:r>
      <w:r>
        <w:t xml:space="preserve">may be used to define broad cell types such as epithelial, stromal, and immune cells. The cells from each broader cell type may be </w:t>
      </w:r>
      <w:proofErr w:type="spellStart"/>
      <w:r>
        <w:t>subsetted</w:t>
      </w:r>
      <w:proofErr w:type="spellEnd"/>
      <w:r>
        <w:t xml:space="preserve"> and </w:t>
      </w:r>
      <w:r>
        <w:lastRenderedPageBreak/>
        <w:t>re-analyzed using a similar workflow to produce novel matrices and annotations (</w:t>
      </w:r>
      <w:r>
        <w:rPr>
          <w:b/>
        </w:rPr>
        <w:t>Supplementary Figure 3</w:t>
      </w:r>
      <w:r>
        <w:t>). A robust analysis metadata standard should be able to capture information about the batch corrections and biological subsets.</w:t>
      </w:r>
    </w:p>
    <w:p w14:paraId="359DCB43" w14:textId="77777777" w:rsidR="00033130" w:rsidRDefault="00033130" w:rsidP="00222DB8"/>
    <w:p w14:paraId="018B916D" w14:textId="1E3E465E" w:rsidR="00033130" w:rsidRDefault="00000000" w:rsidP="00222DB8">
      <w:r>
        <w:t xml:space="preserve">Lastly, we curated workflows where the underlying data was derived from </w:t>
      </w:r>
      <w:proofErr w:type="gramStart"/>
      <w:r>
        <w:t>highly-multiplexed</w:t>
      </w:r>
      <w:proofErr w:type="gramEnd"/>
      <w:r>
        <w:t xml:space="preserve"> imaging technologies, such as cyclic immunofluorescence (</w:t>
      </w:r>
      <w:proofErr w:type="spellStart"/>
      <w:r>
        <w:t>CyCIF</w:t>
      </w:r>
      <w:proofErr w:type="spellEnd"/>
      <w:r>
        <w:t>), CODEX, and MIBI which measure multiple biological features on the same tissue slide (</w:t>
      </w:r>
      <w:r>
        <w:rPr>
          <w:b/>
        </w:rPr>
        <w:t>Supplementary Figure 4</w:t>
      </w:r>
      <w:r>
        <w:t xml:space="preserve">). After preprocessing and segmentation, various types of FOMs can be produced that contain observations related to individual cells or regions of interest (ROIs), such as cell neighborhoods or functional tissue units, defined by machine learning algorithms or curated by human experts. Features can include the signal intensity of specific probes or morphological categories such as size and shape. Multidimensional (i.e., &gt; 2 dimensions) FOMs can contain pixel-level intensities per coordinate for each channel in each cell. We note that a robust matrix and analysis metadata standard does not necessarily apply to upstream file types such as raw images, segmentation masks, or sequence alignment and mapping files (SAM/BAM/CRAM). However, having provenance about the tool used for the preprocessing as well as a link to the source file for a derived matrix for a derived FOM is desirable. </w:t>
      </w:r>
    </w:p>
    <w:p w14:paraId="6256AC08" w14:textId="77777777" w:rsidR="00033130" w:rsidRDefault="00033130" w:rsidP="00222DB8"/>
    <w:p w14:paraId="321299E8" w14:textId="77777777" w:rsidR="00033130" w:rsidRDefault="00000000" w:rsidP="00222DB8">
      <w:r>
        <w:t>Matrix metadata standards</w:t>
      </w:r>
    </w:p>
    <w:p w14:paraId="0EA726E9" w14:textId="6FC29774" w:rsidR="00033130" w:rsidRDefault="00000000" w:rsidP="00222DB8">
      <w:r>
        <w:t>For each of the major classes of matrix (FOM, FID, OID, FEA, OBS, FNG, ONG, and REC), we develop metadata fields that can be used to describe various aspects of individual matrices (</w:t>
      </w:r>
      <w:r>
        <w:rPr>
          <w:b/>
        </w:rPr>
        <w:t>Table 1</w:t>
      </w:r>
      <w:r>
        <w:t>). Primary fields for the FOM class are used to describe the type of biological data being measured (</w:t>
      </w:r>
      <w:r>
        <w:rPr>
          <w:b/>
          <w:i/>
        </w:rPr>
        <w:t>analyte</w:t>
      </w:r>
      <w:r>
        <w:t>), the sets of features and observations that have been included in the matrix (</w:t>
      </w:r>
      <w:proofErr w:type="spellStart"/>
      <w:r>
        <w:rPr>
          <w:b/>
          <w:i/>
        </w:rPr>
        <w:t>feature_subset</w:t>
      </w:r>
      <w:proofErr w:type="spellEnd"/>
      <w:r>
        <w:t xml:space="preserve">, </w:t>
      </w:r>
      <w:proofErr w:type="spellStart"/>
      <w:r>
        <w:rPr>
          <w:b/>
          <w:i/>
        </w:rPr>
        <w:t>obs_subset</w:t>
      </w:r>
      <w:proofErr w:type="spellEnd"/>
      <w:r>
        <w:t>), and the type of processing that was applied to produce the matrix (</w:t>
      </w:r>
      <w:r>
        <w:rPr>
          <w:b/>
          <w:i/>
        </w:rPr>
        <w:t>processing</w:t>
      </w:r>
      <w:r>
        <w:t xml:space="preserve">). An additional </w:t>
      </w:r>
      <w:r>
        <w:rPr>
          <w:b/>
          <w:i/>
        </w:rPr>
        <w:t>modality</w:t>
      </w:r>
      <w:r>
        <w:t xml:space="preserve"> field can </w:t>
      </w:r>
      <w:r>
        <w:lastRenderedPageBreak/>
        <w:t xml:space="preserve">be used to denote FOMs containing different data types that require higher levels of integration. In many cases, </w:t>
      </w:r>
      <w:r>
        <w:rPr>
          <w:b/>
          <w:i/>
        </w:rPr>
        <w:t>modality</w:t>
      </w:r>
      <w:r>
        <w:t xml:space="preserve"> will be synonymous with </w:t>
      </w:r>
      <w:r>
        <w:rPr>
          <w:b/>
          <w:i/>
        </w:rPr>
        <w:t>analyte</w:t>
      </w:r>
      <w:r>
        <w:t xml:space="preserve"> as multimodal workflows seek to cluster cells based on multiple biological modalities. However, </w:t>
      </w:r>
      <w:r>
        <w:rPr>
          <w:b/>
          <w:i/>
        </w:rPr>
        <w:t>modality</w:t>
      </w:r>
      <w:r>
        <w:t xml:space="preserve"> is meant to be a broader term that can capture other types of integration as well. For example, researchers may want to integrate the same analyte across different species or across datasets generated with different technologies. The </w:t>
      </w:r>
      <w:r>
        <w:rPr>
          <w:b/>
          <w:i/>
        </w:rPr>
        <w:t>processing</w:t>
      </w:r>
      <w:r>
        <w:t xml:space="preserve"> field is used to describe the type of measurement in the FOM from the </w:t>
      </w:r>
      <w:commentRangeStart w:id="107"/>
      <w:del w:id="108" w:author="Joshua Campbell" w:date="2023-01-22T19:04:00Z">
        <w:r w:rsidDel="00066259">
          <w:delText>analytical</w:delText>
        </w:r>
        <w:commentRangeEnd w:id="107"/>
        <w:r w:rsidDel="00066259">
          <w:commentReference w:id="107"/>
        </w:r>
        <w:r w:rsidDel="00066259">
          <w:delText xml:space="preserve"> </w:delText>
        </w:r>
      </w:del>
      <w:ins w:id="109" w:author="Joshua Campbell" w:date="2023-01-22T19:04:00Z">
        <w:r w:rsidR="00066259">
          <w:t xml:space="preserve">data analysis </w:t>
        </w:r>
      </w:ins>
      <w:r>
        <w:t xml:space="preserve">perspective. The same biological data may have raw, normalized, and standardized forms. This field can also be used to distinguish reduced dimensional objects such as PCAs and UMAPs from other upstream matrices. One note is that many tools store the biological data matrices and reduced dimensional matrices in separate sections of the data object </w:t>
      </w:r>
      <w:proofErr w:type="gramStart"/>
      <w:r>
        <w:t>due to the fact that</w:t>
      </w:r>
      <w:proofErr w:type="gramEnd"/>
      <w:r>
        <w:t xml:space="preserve"> they are used in different parts of the workflow for different purposes and often contain different features. From the analysis schema perspective, we found that these types of matrices can share similar sets of metadata fields and thus were grouped together into the broader FOM class. The subset fields capture the group of features and cells that belong to the matrix. The </w:t>
      </w:r>
      <w:proofErr w:type="spellStart"/>
      <w:r>
        <w:rPr>
          <w:b/>
          <w:i/>
        </w:rPr>
        <w:t>obs_subset</w:t>
      </w:r>
      <w:proofErr w:type="spellEnd"/>
      <w:r>
        <w:t xml:space="preserve"> field can be used to capture information about the level of filtering that has been applied to the cells or if the cells have been </w:t>
      </w:r>
      <w:proofErr w:type="spellStart"/>
      <w:r>
        <w:t>subsetted</w:t>
      </w:r>
      <w:proofErr w:type="spellEnd"/>
      <w:r>
        <w:t xml:space="preserve"> based on a biological category. Many tools will group all matrices with the same set of observations with the same data object and create separate data objects after applying </w:t>
      </w:r>
      <w:proofErr w:type="spellStart"/>
      <w:r>
        <w:t>subsetting</w:t>
      </w:r>
      <w:proofErr w:type="spellEnd"/>
      <w:r>
        <w:t xml:space="preserve"> operations. This field allows matrices across different data objects within a dataset to be appropriately annotated. Similarly, the </w:t>
      </w:r>
      <w:proofErr w:type="spellStart"/>
      <w:r>
        <w:rPr>
          <w:b/>
          <w:i/>
        </w:rPr>
        <w:t>feature_subset</w:t>
      </w:r>
      <w:proofErr w:type="spellEnd"/>
      <w:r>
        <w:t xml:space="preserve"> field can be used to annotate matrices that contain a subset of detected or highly variable features (</w:t>
      </w:r>
      <w:proofErr w:type="gramStart"/>
      <w:r>
        <w:t>e.g.</w:t>
      </w:r>
      <w:proofErr w:type="gramEnd"/>
      <w:r>
        <w:t xml:space="preserve"> highly variable genes or the PCs explaining the most variance). Other fields such as </w:t>
      </w:r>
      <w:proofErr w:type="spellStart"/>
      <w:r>
        <w:rPr>
          <w:b/>
          <w:i/>
        </w:rPr>
        <w:t>data_type</w:t>
      </w:r>
      <w:proofErr w:type="spellEnd"/>
      <w:r>
        <w:t xml:space="preserve"> and </w:t>
      </w:r>
      <w:r>
        <w:rPr>
          <w:b/>
          <w:i/>
        </w:rPr>
        <w:t>representation</w:t>
      </w:r>
      <w:r>
        <w:t xml:space="preserve"> capture some characteristics of the original storage mode of the matrix. These fields are primarily useful when data is converted to simple flat files (</w:t>
      </w:r>
      <w:proofErr w:type="gramStart"/>
      <w:r>
        <w:t>e.g.</w:t>
      </w:r>
      <w:proofErr w:type="gramEnd"/>
      <w:r>
        <w:t xml:space="preserve"> CSV) that do not always have inherent ways of recording this information. More advanced tools and storage </w:t>
      </w:r>
      <w:r>
        <w:lastRenderedPageBreak/>
        <w:t xml:space="preserve">formats that </w:t>
      </w:r>
      <w:proofErr w:type="gramStart"/>
      <w:r>
        <w:t>have the ability to</w:t>
      </w:r>
      <w:proofErr w:type="gramEnd"/>
      <w:r>
        <w:t xml:space="preserve"> import flat files can take this into account when converting the FOM to platform-specific data types and matrix representations. </w:t>
      </w:r>
    </w:p>
    <w:p w14:paraId="3D8C7304" w14:textId="77777777" w:rsidR="00033130" w:rsidRDefault="00033130" w:rsidP="00222DB8"/>
    <w:p w14:paraId="50252709" w14:textId="6F3C1250" w:rsidR="00033130" w:rsidRDefault="00000000" w:rsidP="00222DB8">
      <w:r>
        <w:t xml:space="preserve">During different steps of an analysis workflow, various operations will create new a FOM from an existing FOM or set of FOMs. In the </w:t>
      </w:r>
      <w:proofErr w:type="spellStart"/>
      <w:r>
        <w:t>scRNA</w:t>
      </w:r>
      <w:proofErr w:type="spellEnd"/>
      <w:r>
        <w:t xml:space="preserve">-seq example, a full raw count matrix containing droplets can be </w:t>
      </w:r>
      <w:proofErr w:type="spellStart"/>
      <w:r>
        <w:t>subsetting</w:t>
      </w:r>
      <w:proofErr w:type="spellEnd"/>
      <w:r>
        <w:t xml:space="preserve"> to obtain a filtered raw count matrix containing cells and the raw counts in this matrix can be further normalized and log transformed. While the previous metadata fields capture information about the data contained with a FOM, additional metadata fields are needed to capture the relationships between different FOMs. In MAMS, the </w:t>
      </w:r>
      <w:proofErr w:type="spellStart"/>
      <w:r>
        <w:rPr>
          <w:b/>
          <w:i/>
        </w:rPr>
        <w:t>parent_id</w:t>
      </w:r>
      <w:proofErr w:type="spellEnd"/>
      <w:r>
        <w:t xml:space="preserve"> field can be used to link a FOM to one or more parent FOMs and correspond to the arrows in the use cases. The </w:t>
      </w:r>
      <w:proofErr w:type="spellStart"/>
      <w:r>
        <w:rPr>
          <w:b/>
          <w:i/>
        </w:rPr>
        <w:t>parent_relationship</w:t>
      </w:r>
      <w:proofErr w:type="spellEnd"/>
      <w:r>
        <w:t xml:space="preserve"> field defines terms that include different operations to create novel FOMs including transformation, subset, concatenation, reduction, factorization, and aggregation. One particular use case where this information can be useful is for efficient management of concatenated or </w:t>
      </w:r>
      <w:proofErr w:type="spellStart"/>
      <w:r>
        <w:t>subsetted</w:t>
      </w:r>
      <w:proofErr w:type="spellEnd"/>
      <w:r>
        <w:t xml:space="preserve"> FOMs. Creating new FOMs by </w:t>
      </w:r>
      <w:proofErr w:type="spellStart"/>
      <w:r>
        <w:t>subsetting</w:t>
      </w:r>
      <w:proofErr w:type="spellEnd"/>
      <w:r>
        <w:t xml:space="preserve"> or concatenating existing FOMs can create unnecessary copies of existing data and increase storage. However, some data objects are taking advantage of “views” which create a virtual view of a subset of the data without copying the original data</w:t>
      </w:r>
      <w:sdt>
        <w:sdtPr>
          <w:rPr>
            <w:color w:val="000000"/>
            <w:vertAlign w:val="superscript"/>
          </w:rPr>
          <w:tag w:val="MENDELEY_CITATION_v3_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"/>
          <w:id w:val="294346220"/>
          <w:placeholder>
            <w:docPart w:val="DefaultPlaceholder_-1854013440"/>
          </w:placeholder>
        </w:sdtPr>
        <w:sdtContent>
          <w:r w:rsidR="0022698D" w:rsidRPr="0022698D">
            <w:rPr>
              <w:color w:val="000000"/>
              <w:vertAlign w:val="superscript"/>
            </w:rPr>
            <w:t>11</w:t>
          </w:r>
        </w:sdtContent>
      </w:sdt>
      <w:r>
        <w:t xml:space="preserve">. Capturing which matrices are direct subsets or concatenations of other ones in the metadata can further support the use of views across platforms and reduce the overall size of single cell datasets. </w:t>
      </w:r>
    </w:p>
    <w:p w14:paraId="3C576228" w14:textId="77777777" w:rsidR="00033130" w:rsidRDefault="00033130" w:rsidP="00222DB8"/>
    <w:p w14:paraId="7F5D62DB" w14:textId="77777777" w:rsidR="00033130" w:rsidRDefault="00000000" w:rsidP="00222DB8">
      <w:r>
        <w:t>Lastly, metadata fields for the other classes were also defined in MAMS. For the ID class, fields are included to denote if an ID is a compound ID separated by a delimiter. The neighborhood graph classes have fields to denote the metric used to quantify the relationship between observations or features as well as a field to denote whether the quantity is a similarity- or distance-based metric (</w:t>
      </w:r>
      <w:proofErr w:type="gramStart"/>
      <w:r>
        <w:t>i.e.</w:t>
      </w:r>
      <w:proofErr w:type="gramEnd"/>
      <w:r>
        <w:t xml:space="preserve"> whether higher or </w:t>
      </w:r>
      <w:r>
        <w:lastRenderedPageBreak/>
        <w:t xml:space="preserve">lower values indicate a higher degree of relatedness). The </w:t>
      </w:r>
      <w:proofErr w:type="spellStart"/>
      <w:r>
        <w:rPr>
          <w:b/>
          <w:i/>
        </w:rPr>
        <w:t>dataset_id</w:t>
      </w:r>
      <w:proofErr w:type="spellEnd"/>
      <w:r>
        <w:t xml:space="preserve"> field is a broad term used by all classes to denote a group of related matrices used at any point during an analysis. Lastly, the </w:t>
      </w:r>
      <w:proofErr w:type="spellStart"/>
      <w:r>
        <w:rPr>
          <w:b/>
          <w:i/>
        </w:rPr>
        <w:t>record_id</w:t>
      </w:r>
      <w:proofErr w:type="spellEnd"/>
      <w:r>
        <w:t xml:space="preserve"> is a field used to link matrices or annotations to items in REC class.</w:t>
      </w:r>
    </w:p>
    <w:p w14:paraId="3CA672F4" w14:textId="77777777" w:rsidR="00033130" w:rsidRDefault="00033130" w:rsidP="00222DB8"/>
    <w:p w14:paraId="5894DD2C" w14:textId="77777777" w:rsidR="00033130" w:rsidRDefault="00000000" w:rsidP="00222DB8">
      <w:r>
        <w:br w:type="page"/>
      </w:r>
    </w:p>
    <w:p w14:paraId="61F5B55A" w14:textId="77777777" w:rsidR="00033130" w:rsidRDefault="00000000" w:rsidP="00222DB8">
      <w:r>
        <w:lastRenderedPageBreak/>
        <w:t>Table 1. Description of metadata fields for FOMs in MAMS</w:t>
      </w:r>
    </w:p>
    <w:p w14:paraId="2A3B2BC4" w14:textId="77777777" w:rsidR="00033130" w:rsidRDefault="00000000" w:rsidP="00222DB8">
      <w:r>
        <w:rPr>
          <w:noProof/>
        </w:rPr>
        <w:drawing>
          <wp:inline distT="114300" distB="114300" distL="114300" distR="114300" wp14:anchorId="70306500" wp14:editId="0B9FB15B">
            <wp:extent cx="6858000" cy="7683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858000" cy="7683500"/>
                    </a:xfrm>
                    <a:prstGeom prst="rect">
                      <a:avLst/>
                    </a:prstGeom>
                    <a:ln/>
                  </pic:spPr>
                </pic:pic>
              </a:graphicData>
            </a:graphic>
          </wp:inline>
        </w:drawing>
      </w:r>
    </w:p>
    <w:p w14:paraId="3B0AD186" w14:textId="77777777" w:rsidR="00033130" w:rsidRDefault="00033130" w:rsidP="00222DB8"/>
    <w:p w14:paraId="2914DAEC" w14:textId="77777777" w:rsidR="00033130" w:rsidRDefault="00000000" w:rsidP="00222DB8">
      <w:pPr>
        <w:rPr>
          <w:u w:val="single"/>
        </w:rPr>
      </w:pPr>
      <w:r>
        <w:br w:type="page"/>
      </w:r>
    </w:p>
    <w:p w14:paraId="201F5006" w14:textId="77777777" w:rsidR="00033130" w:rsidRDefault="00000000" w:rsidP="00222DB8">
      <w:r>
        <w:lastRenderedPageBreak/>
        <w:t>Harmonization of matrix labels using common ontologies</w:t>
      </w:r>
    </w:p>
    <w:p w14:paraId="6C4DCA2C" w14:textId="77777777" w:rsidR="00033130" w:rsidRDefault="00000000" w:rsidP="00222DB8">
      <w:r>
        <w:t xml:space="preserve">One challenge when merging and harmonizing datasets processed with different workflows is that the same type of FOM may be given different labels. For </w:t>
      </w:r>
      <w:proofErr w:type="gramStart"/>
      <w:r>
        <w:t>example</w:t>
      </w:r>
      <w:proofErr w:type="gramEnd"/>
      <w:r>
        <w:t xml:space="preserve"> a normalized matrix may be called “data” “</w:t>
      </w:r>
      <w:proofErr w:type="spellStart"/>
      <w:r>
        <w:t>normcounts</w:t>
      </w:r>
      <w:proofErr w:type="spellEnd"/>
      <w:r>
        <w:t xml:space="preserve">”, or given any label by the user running the workflow depending on the tool. For several of the metadata fields, we developed a set of harmonized ontologies for commonly generated matrices. Examples for the </w:t>
      </w:r>
      <w:r>
        <w:rPr>
          <w:b/>
          <w:i/>
        </w:rPr>
        <w:t>processing</w:t>
      </w:r>
      <w:r>
        <w:t xml:space="preserve">, </w:t>
      </w:r>
      <w:r>
        <w:rPr>
          <w:b/>
          <w:i/>
        </w:rPr>
        <w:t>analyte</w:t>
      </w:r>
      <w:r>
        <w:t xml:space="preserve">, </w:t>
      </w:r>
      <w:proofErr w:type="spellStart"/>
      <w:r>
        <w:rPr>
          <w:b/>
          <w:i/>
        </w:rPr>
        <w:t>obs_subset</w:t>
      </w:r>
      <w:proofErr w:type="spellEnd"/>
      <w:r>
        <w:t xml:space="preserve">, and </w:t>
      </w:r>
      <w:r>
        <w:rPr>
          <w:b/>
          <w:i/>
        </w:rPr>
        <w:t>analyte</w:t>
      </w:r>
      <w:r>
        <w:t xml:space="preserve">, fields are shown in </w:t>
      </w:r>
      <w:r>
        <w:rPr>
          <w:b/>
        </w:rPr>
        <w:t>Table 2</w:t>
      </w:r>
      <w:r>
        <w:t xml:space="preserve">. For </w:t>
      </w:r>
      <w:r>
        <w:rPr>
          <w:b/>
          <w:i/>
        </w:rPr>
        <w:t>processing</w:t>
      </w:r>
      <w:r>
        <w:rPr>
          <w:b/>
        </w:rPr>
        <w:t>,</w:t>
      </w:r>
      <w:r>
        <w:t xml:space="preserve"> “raw” denotes a general term for the original measurements derived directly from the source files. The term “counts” denotes raw measurements that are integers such as UMI-corrected read counts for mRNA, protein, or ATAC-seq data. The term intensity denotes raw measurements that are derived from fluorescent intensities commonly used in </w:t>
      </w:r>
      <w:proofErr w:type="gramStart"/>
      <w:r>
        <w:t>imaging based</w:t>
      </w:r>
      <w:proofErr w:type="gramEnd"/>
      <w:r>
        <w:t xml:space="preserve"> techniques. Other terms such as “normalized”, “</w:t>
      </w:r>
      <w:proofErr w:type="spellStart"/>
      <w:r>
        <w:t>lognormalized</w:t>
      </w:r>
      <w:proofErr w:type="spellEnd"/>
      <w:r>
        <w:t>”, and “scaled” can be used to describe the stage of data processing on the original features. The “reduction” term denotes reduced dimensional representations used for input into downstream analysis (</w:t>
      </w:r>
      <w:proofErr w:type="gramStart"/>
      <w:r>
        <w:t>e.g.</w:t>
      </w:r>
      <w:proofErr w:type="gramEnd"/>
      <w:r>
        <w:t xml:space="preserve"> PCA) while the and “embedding” term is reserved for low dimensional representations often used for visualization (e.g. UMAP). The </w:t>
      </w:r>
      <w:r>
        <w:rPr>
          <w:b/>
          <w:i/>
        </w:rPr>
        <w:t>analyte</w:t>
      </w:r>
      <w:r>
        <w:t xml:space="preserve"> field has terms such as </w:t>
      </w:r>
      <w:proofErr w:type="spellStart"/>
      <w:r>
        <w:t>rna</w:t>
      </w:r>
      <w:proofErr w:type="spellEnd"/>
      <w:r>
        <w:t xml:space="preserve">, protein, chromatin, </w:t>
      </w:r>
      <w:proofErr w:type="spellStart"/>
      <w:r>
        <w:t>dna</w:t>
      </w:r>
      <w:proofErr w:type="spellEnd"/>
      <w:r>
        <w:t xml:space="preserve">, lipid, metabolite, and morphology to describe the biological feature captured by the measurements in the FOM. Terms for the </w:t>
      </w:r>
      <w:proofErr w:type="spellStart"/>
      <w:r>
        <w:rPr>
          <w:b/>
          <w:i/>
        </w:rPr>
        <w:t>obs_subset</w:t>
      </w:r>
      <w:proofErr w:type="spellEnd"/>
      <w:r>
        <w:t xml:space="preserve"> field include “full” to denote a FOM that has all original features, “detected” to denote a </w:t>
      </w:r>
    </w:p>
    <w:p w14:paraId="7F51EB92" w14:textId="77777777" w:rsidR="00033130" w:rsidRDefault="00033130" w:rsidP="00222DB8"/>
    <w:p w14:paraId="04C74E55" w14:textId="77777777" w:rsidR="00033130" w:rsidRDefault="00000000" w:rsidP="00222DB8">
      <w:proofErr w:type="gramStart"/>
      <w:r>
        <w:t>The majority of</w:t>
      </w:r>
      <w:proofErr w:type="gramEnd"/>
      <w:r>
        <w:t xml:space="preserve"> fields also have corresponding description fields used to describe the selected term. We have also supplied descriptions for the suggested ontologies (see </w:t>
      </w:r>
      <w:r>
        <w:rPr>
          <w:b/>
        </w:rPr>
        <w:t>Table 2</w:t>
      </w:r>
      <w:r>
        <w:t xml:space="preserve"> for example of </w:t>
      </w:r>
      <w:proofErr w:type="spellStart"/>
      <w:r>
        <w:rPr>
          <w:b/>
          <w:i/>
        </w:rPr>
        <w:t>processing_description</w:t>
      </w:r>
      <w:proofErr w:type="spellEnd"/>
      <w:r>
        <w:t xml:space="preserve">). While some ontological terms are suggested in MAMS, any text can be supplied to allow the metadata fields to adapt to future scenarios. Thus, researchers have the flexibility to use and define custom terms and descriptions that do not fit the current set of suggested ontologies. Using a set of </w:t>
      </w:r>
      <w:r>
        <w:lastRenderedPageBreak/>
        <w:t>predefined ontologies with flexibility to add new terms will promote harmonization across platforms and technologies while having the flexibility to adapt to novel analysis workflows.</w:t>
      </w:r>
    </w:p>
    <w:p w14:paraId="6D14C3F4" w14:textId="77777777" w:rsidR="00033130" w:rsidRDefault="00033130" w:rsidP="00222DB8"/>
    <w:p w14:paraId="50AE66DE" w14:textId="77777777" w:rsidR="00033130" w:rsidRDefault="00033130" w:rsidP="00222DB8"/>
    <w:p w14:paraId="4DAD3CF9" w14:textId="77777777" w:rsidR="00033130" w:rsidRDefault="00000000" w:rsidP="00222DB8">
      <w:r>
        <w:br w:type="page"/>
      </w:r>
    </w:p>
    <w:p w14:paraId="0A08ECA2" w14:textId="77777777" w:rsidR="00033130" w:rsidRDefault="00000000" w:rsidP="00222DB8">
      <w:r>
        <w:lastRenderedPageBreak/>
        <w:t xml:space="preserve">Table 2. Suggested categories for the </w:t>
      </w:r>
      <w:r>
        <w:rPr>
          <w:i/>
        </w:rPr>
        <w:t>processing</w:t>
      </w:r>
      <w:r>
        <w:t xml:space="preserve"> and </w:t>
      </w:r>
      <w:proofErr w:type="spellStart"/>
      <w:r>
        <w:rPr>
          <w:i/>
        </w:rPr>
        <w:t>processing_description</w:t>
      </w:r>
      <w:proofErr w:type="spellEnd"/>
      <w:r>
        <w:t xml:space="preserve"> field with examples</w:t>
      </w:r>
    </w:p>
    <w:p w14:paraId="136AC3F8" w14:textId="77777777" w:rsidR="00033130" w:rsidRDefault="00000000" w:rsidP="00222DB8">
      <w:r>
        <w:rPr>
          <w:noProof/>
        </w:rPr>
        <w:drawing>
          <wp:inline distT="114300" distB="114300" distL="114300" distR="114300" wp14:anchorId="0863A962" wp14:editId="7265C65A">
            <wp:extent cx="6858000" cy="4927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858000" cy="4927600"/>
                    </a:xfrm>
                    <a:prstGeom prst="rect">
                      <a:avLst/>
                    </a:prstGeom>
                    <a:ln/>
                  </pic:spPr>
                </pic:pic>
              </a:graphicData>
            </a:graphic>
          </wp:inline>
        </w:drawing>
      </w:r>
    </w:p>
    <w:p w14:paraId="01ECAEA7" w14:textId="77777777" w:rsidR="00033130" w:rsidRDefault="00033130" w:rsidP="00222DB8"/>
    <w:p w14:paraId="6FF500ED" w14:textId="77777777" w:rsidR="00033130" w:rsidRDefault="00033130" w:rsidP="00222DB8"/>
    <w:p w14:paraId="25317026" w14:textId="77777777" w:rsidR="00033130" w:rsidRDefault="00000000" w:rsidP="00222DB8">
      <w:r>
        <w:t>Provenance related metadata for of analysis of matrices</w:t>
      </w:r>
    </w:p>
    <w:p w14:paraId="74A82982" w14:textId="1A2D7951" w:rsidR="00033130" w:rsidRDefault="00000000" w:rsidP="00222DB8">
      <w:r>
        <w:t>The FAIR Data Principles (Findable, Accessible, Interoperable, and Reusable) are a set of guiding principles to support the reusability of dat</w:t>
      </w:r>
      <w:r w:rsidR="00CF7B9E">
        <w:t>a</w:t>
      </w:r>
      <w:sdt>
        <w:sdtPr>
          <w:rPr>
            <w:color w:val="000000"/>
            <w:vertAlign w:val="superscript"/>
          </w:rPr>
          <w:tag w:val="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"/>
          <w:id w:val="-863287749"/>
          <w:placeholder>
            <w:docPart w:val="DefaultPlaceholder_-1854013440"/>
          </w:placeholder>
        </w:sdtPr>
        <w:sdtContent>
          <w:r w:rsidR="0022698D" w:rsidRPr="0022698D">
            <w:rPr>
              <w:color w:val="000000"/>
              <w:vertAlign w:val="superscript"/>
            </w:rPr>
            <w:t>16</w:t>
          </w:r>
        </w:sdtContent>
      </w:sdt>
      <w:r>
        <w:t xml:space="preserve">. A major component of reproducibility is that the data should have information related to provenance including how it was generated, preprocessed, and analyzed. A major goal of many groups has been to develop metadata standards related to the demographics of the donor or patient include disease relevant phenotypes as well as information about the technologies and </w:t>
      </w:r>
      <w:r>
        <w:lastRenderedPageBreak/>
        <w:t xml:space="preserve">protocols used to create data from biological specimens. However, once the raw data has been generated, the degree to which the details of the software and methods that create new FOMs and annotations is variable and limited across groups. Some data processing centers will have a central workflow for processing which can be accessed via a repository. Some information about the software and analysis parameters may also be listed in the publication. However, this information is not standardized and might not be stored along with the FOMs in the file format being used. </w:t>
      </w:r>
    </w:p>
    <w:p w14:paraId="724D59E8" w14:textId="77777777" w:rsidR="00033130" w:rsidRDefault="00033130" w:rsidP="00222DB8"/>
    <w:p w14:paraId="1C7F18E3" w14:textId="2D2ED369" w:rsidR="00033130" w:rsidRDefault="00000000" w:rsidP="00222DB8">
      <w:r>
        <w:t xml:space="preserve">The </w:t>
      </w:r>
      <w:proofErr w:type="spellStart"/>
      <w:r>
        <w:rPr>
          <w:b/>
          <w:i/>
        </w:rPr>
        <w:t>record_package_name</w:t>
      </w:r>
      <w:proofErr w:type="spellEnd"/>
      <w:r>
        <w:t xml:space="preserve"> describes the name of the package, tool, or software that ran the algorithm to produce the matrix, annotation, or graph. The </w:t>
      </w:r>
      <w:proofErr w:type="spellStart"/>
      <w:r>
        <w:rPr>
          <w:b/>
          <w:i/>
        </w:rPr>
        <w:t>record_package_version</w:t>
      </w:r>
      <w:proofErr w:type="spellEnd"/>
      <w:r>
        <w:t xml:space="preserve"> denotes the version of the package, tool, or software that ran the algorithm to produce the matrix, annotation, or graph. The </w:t>
      </w:r>
      <w:proofErr w:type="spellStart"/>
      <w:r>
        <w:rPr>
          <w:b/>
          <w:i/>
        </w:rPr>
        <w:t>record_function_name</w:t>
      </w:r>
      <w:proofErr w:type="spellEnd"/>
      <w:r>
        <w:t xml:space="preserve"> describes the name of the function or mathematical operation used to produce the matrix, annotation, or graph. The </w:t>
      </w:r>
      <w:proofErr w:type="spellStart"/>
      <w:r>
        <w:rPr>
          <w:b/>
          <w:i/>
        </w:rPr>
        <w:t>record_function_parameters</w:t>
      </w:r>
      <w:proofErr w:type="spellEnd"/>
      <w:r>
        <w:t xml:space="preserve"> is a list containing key-value pairs describing the primary parameters and their values used in the function call. Finally, the </w:t>
      </w:r>
      <w:proofErr w:type="spellStart"/>
      <w:r>
        <w:rPr>
          <w:b/>
          <w:i/>
        </w:rPr>
        <w:t>record_workflow_link</w:t>
      </w:r>
      <w:proofErr w:type="spellEnd"/>
      <w:r>
        <w:t xml:space="preserve"> can be used to denote a public link to a repository containing the workflow that ran the tool. For example, links to workflow scripts encoded in CWL, WDL, or </w:t>
      </w:r>
      <w:proofErr w:type="spellStart"/>
      <w:r>
        <w:t>Nextflow</w:t>
      </w:r>
      <w:proofErr w:type="spellEnd"/>
      <w:r>
        <w:t xml:space="preserve"> are often stored in a public repository such as GitHub or DockerHub</w:t>
      </w:r>
      <w:sdt>
        <w:sdtPr>
          <w:rPr>
            <w:color w:val="000000"/>
            <w:vertAlign w:val="superscript"/>
          </w:rPr>
          <w:tag w:val="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"/>
          <w:id w:val="-1092075089"/>
          <w:placeholder>
            <w:docPart w:val="DefaultPlaceholder_-1854013440"/>
          </w:placeholder>
        </w:sdtPr>
        <w:sdtContent>
          <w:r w:rsidR="0022698D" w:rsidRPr="0022698D">
            <w:rPr>
              <w:color w:val="000000"/>
              <w:vertAlign w:val="superscript"/>
            </w:rPr>
            <w:t>17,18</w:t>
          </w:r>
        </w:sdtContent>
      </w:sdt>
      <w:r>
        <w:t xml:space="preserve">. In summary, these fields can be used to record provenance information about matrices or individual annotations and will aide in reproducibility of </w:t>
      </w:r>
      <w:proofErr w:type="gramStart"/>
      <w:r>
        <w:t>single-cell</w:t>
      </w:r>
      <w:proofErr w:type="gramEnd"/>
      <w:r>
        <w:t xml:space="preserve"> data </w:t>
      </w:r>
    </w:p>
    <w:p w14:paraId="52EA7CD4" w14:textId="77777777" w:rsidR="00033130" w:rsidRDefault="00033130" w:rsidP="00222DB8"/>
    <w:p w14:paraId="08C3ABFB" w14:textId="77777777" w:rsidR="00033130" w:rsidRDefault="00000000" w:rsidP="00222DB8">
      <w:r>
        <w:t>Implementation of MAMS in a portable format</w:t>
      </w:r>
    </w:p>
    <w:p w14:paraId="55A9834A" w14:textId="77777777" w:rsidR="00033130" w:rsidRDefault="00000000" w:rsidP="00222DB8">
      <w:proofErr w:type="gramStart"/>
      <w:r>
        <w:t>In order to</w:t>
      </w:r>
      <w:proofErr w:type="gramEnd"/>
      <w:r>
        <w:t xml:space="preserve"> facilitate the adoption of MAMS, we developed a simple list-like structure that can be used to record MAMS metadata fields for matrices in a dataset. This structure can be stored in configuration file formats such as JSON and YAML and can record information about the dataset even if the FOMs are </w:t>
      </w:r>
      <w:r>
        <w:lastRenderedPageBreak/>
        <w:t xml:space="preserve">stored in different data objects or file formats. Each class of matrix has an entry within the list for each dataset and each matrix is denoted with a unique ID. The MAMS fields are then categorized as key-value pairs under each individual matrix. Several additional fields are implemented within this format to describe the location of each matrix and potential relationship between matrices. The </w:t>
      </w:r>
      <w:proofErr w:type="spellStart"/>
      <w:r>
        <w:rPr>
          <w:b/>
          <w:i/>
        </w:rPr>
        <w:t>filepath</w:t>
      </w:r>
      <w:proofErr w:type="spellEnd"/>
      <w:r>
        <w:t xml:space="preserve"> field is used to describe the path to the file or data object containing the matrix which can point to a flat file, HDF5 object, or other programming language specific storage format (</w:t>
      </w:r>
      <w:proofErr w:type="gramStart"/>
      <w:r>
        <w:t>e.g.</w:t>
      </w:r>
      <w:proofErr w:type="gramEnd"/>
      <w:r>
        <w:t xml:space="preserve"> </w:t>
      </w:r>
      <w:proofErr w:type="spellStart"/>
      <w:r>
        <w:t>rds</w:t>
      </w:r>
      <w:proofErr w:type="spellEnd"/>
      <w:r>
        <w:t xml:space="preserve"> file format in R). The </w:t>
      </w:r>
      <w:r>
        <w:rPr>
          <w:b/>
          <w:i/>
        </w:rPr>
        <w:t>accessor</w:t>
      </w:r>
      <w:r>
        <w:t xml:space="preserve"> field is used to denote the command to retrieve the matrix from a data object. An additional set of linking fields (</w:t>
      </w:r>
      <w:proofErr w:type="spellStart"/>
      <w:r>
        <w:rPr>
          <w:b/>
          <w:i/>
        </w:rPr>
        <w:t>oid</w:t>
      </w:r>
      <w:proofErr w:type="spellEnd"/>
      <w:r>
        <w:t xml:space="preserve">, </w:t>
      </w:r>
      <w:r>
        <w:rPr>
          <w:b/>
          <w:i/>
        </w:rPr>
        <w:t>fid</w:t>
      </w:r>
      <w:r>
        <w:t xml:space="preserve">, </w:t>
      </w:r>
      <w:proofErr w:type="spellStart"/>
      <w:r>
        <w:rPr>
          <w:b/>
          <w:i/>
        </w:rPr>
        <w:t>obs</w:t>
      </w:r>
      <w:proofErr w:type="spellEnd"/>
      <w:r>
        <w:t xml:space="preserve">, </w:t>
      </w:r>
      <w:proofErr w:type="spellStart"/>
      <w:r>
        <w:rPr>
          <w:b/>
          <w:i/>
        </w:rPr>
        <w:t>fea</w:t>
      </w:r>
      <w:proofErr w:type="spellEnd"/>
      <w:r>
        <w:t>) can be used to capture the relationships between FOMs and annotation or IDs matrices. Using these linking fields allow potential relationships between FOMs and other matrix classes to be maintained independently of file path or memory location within a data object. This format can serve as an intermediate standard to store MAMS information even if the underlying data object does not have the capability to store this type of metadata.</w:t>
      </w:r>
    </w:p>
    <w:p w14:paraId="631E962E" w14:textId="77777777" w:rsidR="00033130" w:rsidRDefault="00033130" w:rsidP="00222DB8"/>
    <w:p w14:paraId="27745CEC" w14:textId="77777777" w:rsidR="00033130" w:rsidRDefault="00033130" w:rsidP="00222DB8"/>
    <w:p w14:paraId="361D8707" w14:textId="77777777" w:rsidR="00033130" w:rsidRDefault="00000000" w:rsidP="00222DB8">
      <w:r>
        <w:rPr>
          <w:noProof/>
        </w:rPr>
        <w:lastRenderedPageBreak/>
        <w:drawing>
          <wp:inline distT="114300" distB="114300" distL="114300" distR="114300" wp14:anchorId="45775BE9" wp14:editId="0F0DE52C">
            <wp:extent cx="6858000" cy="3632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858000" cy="3632200"/>
                    </a:xfrm>
                    <a:prstGeom prst="rect">
                      <a:avLst/>
                    </a:prstGeom>
                    <a:ln/>
                  </pic:spPr>
                </pic:pic>
              </a:graphicData>
            </a:graphic>
          </wp:inline>
        </w:drawing>
      </w:r>
    </w:p>
    <w:p w14:paraId="25D1E159" w14:textId="77777777" w:rsidR="00033130" w:rsidRDefault="00000000" w:rsidP="00222DB8">
      <w:r>
        <w:rPr>
          <w:b/>
        </w:rPr>
        <w:t>Figure 3. Example of MAMS list format.</w:t>
      </w:r>
      <w:r>
        <w:t xml:space="preserve"> As the ability to implement and store matrix and analysis related metadata is variable across software platforms and data objects, we created a simple list-like structure to capture relevant MAMS fields for each matrix. This structure can be stored in configuration file formats like JSON and YAML or in general metadata or unstructured slots within data objects. The additional fields specified within this implementation including </w:t>
      </w:r>
      <w:proofErr w:type="spellStart"/>
      <w:r>
        <w:rPr>
          <w:b/>
          <w:i/>
        </w:rPr>
        <w:t>filepath</w:t>
      </w:r>
      <w:proofErr w:type="spellEnd"/>
      <w:r>
        <w:t xml:space="preserve"> and </w:t>
      </w:r>
      <w:r>
        <w:rPr>
          <w:b/>
          <w:i/>
        </w:rPr>
        <w:t>accessor</w:t>
      </w:r>
      <w:r>
        <w:t xml:space="preserve"> can be used to point to matrices stored in any flat file format or within a data object. </w:t>
      </w:r>
    </w:p>
    <w:p w14:paraId="7FBEE9F2" w14:textId="77777777" w:rsidR="00033130" w:rsidRDefault="00033130" w:rsidP="00222DB8"/>
    <w:p w14:paraId="5A21E837" w14:textId="77777777" w:rsidR="00033130" w:rsidRDefault="00033130" w:rsidP="00222DB8"/>
    <w:p w14:paraId="61D67732" w14:textId="77777777" w:rsidR="00033130" w:rsidRDefault="00033130" w:rsidP="00222DB8"/>
    <w:p w14:paraId="7BA7A49C" w14:textId="77777777" w:rsidR="00033130" w:rsidRDefault="00000000" w:rsidP="00222DB8">
      <w:r>
        <w:t>DISCUSSION</w:t>
      </w:r>
    </w:p>
    <w:p w14:paraId="6962E0A4" w14:textId="77777777" w:rsidR="00033130" w:rsidRDefault="00000000" w:rsidP="00222DB8">
      <w:r>
        <w:t xml:space="preserve">Metadata related to analysis and provenance of FOMs is important for the reanalysis and reproducibility of single-cell data but has been inconsistently curated and captured across software platforms and data coordinating centers. </w:t>
      </w:r>
      <w:proofErr w:type="gramStart"/>
      <w:r>
        <w:t>In order to</w:t>
      </w:r>
      <w:proofErr w:type="gramEnd"/>
      <w:r>
        <w:t xml:space="preserve"> facilitate the harmonization of metadata standards related to data analysis </w:t>
      </w:r>
      <w:r>
        <w:lastRenderedPageBreak/>
        <w:t>across groups, we created MAMS with input from multiple consortia and software development groups. Many different combinations of tools and parameters can be applied during an analysis workflow to produce different numbers and types of matrices. By curating analysis “use cases” from several existing workflows involving multiple data types and analysis goals, we have characterized several core principles that can be used to annotate data matrices. The ability of MAMS to capture these principles will allow for the curation of matrices generated from diverse settings and support future complex workflows.</w:t>
      </w:r>
    </w:p>
    <w:p w14:paraId="1150EA0B" w14:textId="77777777" w:rsidR="00033130" w:rsidRDefault="00033130" w:rsidP="00222DB8"/>
    <w:p w14:paraId="682F6223" w14:textId="77777777" w:rsidR="00033130" w:rsidRDefault="00000000" w:rsidP="00222DB8">
      <w:r>
        <w:t xml:space="preserve">One of the major challenges when integrating matrices from different datasets is to determine which matrices should be selected and merged. Having fully annotated matrices with MAMS fields can aid in making this process more systematic. For example, having fields to clearly denote </w:t>
      </w:r>
      <w:r>
        <w:rPr>
          <w:b/>
          <w:i/>
        </w:rPr>
        <w:t>analyte</w:t>
      </w:r>
      <w:r>
        <w:t xml:space="preserve"> and </w:t>
      </w:r>
      <w:r>
        <w:rPr>
          <w:b/>
          <w:i/>
        </w:rPr>
        <w:t>modality</w:t>
      </w:r>
      <w:r>
        <w:t xml:space="preserve"> can ensure that matrices capturing similar biological measurements will be appropriately merged. Various integrative efforts may want to use different data matrices depending on the goals of the analysis. Reprocessing efforts will likely want to start with the matrices containing the most raw and unfiltered form of the data while other efforts seeking to answer targeted biological questions may just want to merge the filtered and normalized matrices for each dataset. Overall, better metadata standards such as MAMS are becoming increasingly important with the goal of re-analysis and integration across datasets. </w:t>
      </w:r>
    </w:p>
    <w:p w14:paraId="7CD4D71E" w14:textId="77777777" w:rsidR="00033130" w:rsidRDefault="00033130" w:rsidP="00222DB8"/>
    <w:p w14:paraId="0C4D8426" w14:textId="77777777" w:rsidR="00033130" w:rsidRDefault="00000000" w:rsidP="00222DB8">
      <w:r>
        <w:t xml:space="preserve">Different workflows and tools may not save every matrix produced during an entire workflow. For example, PCA matrix may be calculated from a matrix of highly variable scaled genes that is not permanently stored within the workflow. The goal of MAMS is not to require that every matrix produced by an analysis workflow should be stored in a file or data object. Rather the goal of MAMS is to ensure that every matrix stored within </w:t>
      </w:r>
      <w:proofErr w:type="gramStart"/>
      <w:r>
        <w:t>an</w:t>
      </w:r>
      <w:proofErr w:type="gramEnd"/>
      <w:r>
        <w:t xml:space="preserve"> data object or file format can be properly annotated with metadata fields and relevant provenance records.</w:t>
      </w:r>
    </w:p>
    <w:p w14:paraId="14D36F2A" w14:textId="77777777" w:rsidR="00033130" w:rsidRDefault="00033130" w:rsidP="00222DB8"/>
    <w:p w14:paraId="0E5C4B11" w14:textId="77777777" w:rsidR="00033130" w:rsidRDefault="00000000" w:rsidP="00222DB8">
      <w:r>
        <w:t xml:space="preserve">In general, the metadata fields defined by MAMS are not dependent on specific formats or data storage standards and can be implemented in any existing software that organizes matrices under a common API.  However, updating existing software packages can take substantial time and effort. Therefore, we developed a platform-agnostic list-like structure to store MAMS fields that can be stored in YAML or JSON formats. This file can serve as a “dataset configuration” file which can be used in conjunction with any underlying storage formats. Currently, the curation of these attributes is not automated in most analysis workflows and software packages. Future efforts will be needed to implement these standards across platforms and relieve downstream users of the task of manual curation. Overall, the successful implementation of these data analysis metadata standards will facilitate harmonization and integration of datasets stored across different platforms or repositories and produce single-cell data that more closely aligns with FAIR standards. </w:t>
      </w:r>
    </w:p>
    <w:p w14:paraId="05B8967C" w14:textId="77777777" w:rsidR="00033130" w:rsidRDefault="00033130" w:rsidP="00222DB8"/>
    <w:p w14:paraId="1571B538" w14:textId="77777777" w:rsidR="00033130" w:rsidRDefault="00000000" w:rsidP="00222DB8">
      <w:r>
        <w:br w:type="page"/>
      </w:r>
    </w:p>
    <w:p w14:paraId="4641D23A" w14:textId="77777777" w:rsidR="00033130" w:rsidRDefault="00000000" w:rsidP="00222DB8">
      <w:r>
        <w:lastRenderedPageBreak/>
        <w:t>METHODS</w:t>
      </w:r>
    </w:p>
    <w:p w14:paraId="662ACD57" w14:textId="58205AB8" w:rsidR="00033130" w:rsidRDefault="00000000" w:rsidP="00222DB8">
      <w:r>
        <w:t>We assembled a working group consisting of members from various data curation centers, software platforms, academic and industrial institutions. The working group met monthly over the course of a year to discuss various aspects of data curation and file formats. “Use cases” for analysis of single-cell data were derived from Seurat</w:t>
      </w:r>
      <w:sdt>
        <w:sdtPr>
          <w:rPr>
            <w:color w:val="000000"/>
            <w:vertAlign w:val="superscript"/>
          </w:rPr>
          <w:tag w:val="MENDELEY_CITATION_v3_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"/>
          <w:id w:val="2063363108"/>
          <w:placeholder>
            <w:docPart w:val="DefaultPlaceholder_-1854013440"/>
          </w:placeholder>
        </w:sdtPr>
        <w:sdtContent>
          <w:r w:rsidR="0022698D" w:rsidRPr="0022698D">
            <w:rPr>
              <w:color w:val="000000"/>
              <w:vertAlign w:val="superscript"/>
            </w:rPr>
            <w:t>8,9,19</w:t>
          </w:r>
        </w:sdtContent>
      </w:sdt>
      <w:r>
        <w:t>, Scanpy</w:t>
      </w:r>
      <w:sdt>
        <w:sdtPr>
          <w:rPr>
            <w:color w:val="000000"/>
            <w:vertAlign w:val="superscript"/>
          </w:rPr>
          <w:tag w:val="MENDELEY_CITATION_v3_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RE9JIjoiMTAuMTE4Ni9zMTMwNTktMDE3LTEzODItMCIsIklTU04iOiIxNDc0LTc2MFgiLCJpc3N1ZWQiOnsiZGF0ZS1wYXJ0cyI6W1syMDE4LDEyXV19LCJwYWdlIjoiMTUiLCJpc3N1ZSI6IjEiLCJ2b2x1bWUiOiIxOSJ9LCJpc1RlbXBvcmFyeSI6ZmFsc2V9XX0="/>
          <w:id w:val="1809983381"/>
          <w:placeholder>
            <w:docPart w:val="DefaultPlaceholder_-1854013440"/>
          </w:placeholder>
        </w:sdtPr>
        <w:sdtContent>
          <w:r w:rsidR="0022698D" w:rsidRPr="0022698D">
            <w:rPr>
              <w:color w:val="000000"/>
              <w:vertAlign w:val="superscript"/>
            </w:rPr>
            <w:t>13</w:t>
          </w:r>
        </w:sdtContent>
      </w:sdt>
      <w:r>
        <w:t>, and Bioconductor example workflows</w:t>
      </w:r>
      <w:sdt>
        <w:sdtPr>
          <w:rPr>
            <w:color w:val="000000"/>
            <w:vertAlign w:val="superscript"/>
          </w:rPr>
          <w:tag w:val="MENDELEY_CITATION_v3_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"/>
          <w:id w:val="-745186910"/>
          <w:placeholder>
            <w:docPart w:val="DefaultPlaceholder_-1854013440"/>
          </w:placeholder>
        </w:sdtPr>
        <w:sdtContent>
          <w:r w:rsidR="0022698D" w:rsidRPr="0022698D">
            <w:rPr>
              <w:color w:val="000000"/>
              <w:vertAlign w:val="superscript"/>
            </w:rPr>
            <w:t>10</w:t>
          </w:r>
        </w:sdtContent>
      </w:sdt>
      <w:r>
        <w:t>. Imaging-based workflows were based on a workflow from MCMICRO</w:t>
      </w:r>
      <w:sdt>
        <w:sdtPr>
          <w:rPr>
            <w:color w:val="000000"/>
            <w:vertAlign w:val="superscript"/>
          </w:rPr>
          <w:tag w:val="MENDELEY_CITATION_v3_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"/>
          <w:id w:val="438107024"/>
          <w:placeholder>
            <w:docPart w:val="DefaultPlaceholder_-1854013440"/>
          </w:placeholder>
        </w:sdtPr>
        <w:sdtContent>
          <w:r w:rsidR="0022698D" w:rsidRPr="0022698D">
            <w:rPr>
              <w:color w:val="000000"/>
              <w:vertAlign w:val="superscript"/>
            </w:rPr>
            <w:t>20</w:t>
          </w:r>
        </w:sdtContent>
      </w:sdt>
      <w:r>
        <w:t>. Metadata fields were defined based on matrices and provenance fields produced by these workflows or based on use cases from the experience of the working group members. MAMS documentation, use cases, and example files can be found at https://github.com/single-cell-data/mams/.</w:t>
      </w:r>
    </w:p>
    <w:p w14:paraId="362C496A" w14:textId="77777777" w:rsidR="0022698D" w:rsidRDefault="0022698D" w:rsidP="00222DB8"/>
    <w:p w14:paraId="1DA12012" w14:textId="77777777" w:rsidR="00CF7B9E" w:rsidRDefault="00CF7B9E" w:rsidP="00222DB8">
      <w:r>
        <w:t>ACKNOWLEDGEMENTS</w:t>
      </w:r>
    </w:p>
    <w:p w14:paraId="49581872" w14:textId="6EA515A5" w:rsidR="00CF7B9E" w:rsidRDefault="00CF7B9E" w:rsidP="00222DB8">
      <w:r>
        <w:t xml:space="preserve">This work was funded by the </w:t>
      </w:r>
      <w:r w:rsidRPr="00C777FA">
        <w:t xml:space="preserve">NCI Human Tumor Atlas Network (HTAN) </w:t>
      </w:r>
      <w:r>
        <w:t xml:space="preserve">Lung </w:t>
      </w:r>
      <w:r w:rsidRPr="00C777FA">
        <w:t>Pre-Cancer Atlas (PCA) 1U2CCA233238</w:t>
      </w:r>
      <w:r w:rsidR="00933F44">
        <w:t>-01</w:t>
      </w:r>
      <w:r w:rsidRPr="00C777FA">
        <w:t xml:space="preserve"> (J.D.C.)</w:t>
      </w:r>
      <w:r>
        <w:t xml:space="preserve"> and </w:t>
      </w:r>
      <w:r w:rsidRPr="00C777FA">
        <w:t xml:space="preserve">Single Cell Gene Expression Atlas grant from the </w:t>
      </w:r>
      <w:proofErr w:type="spellStart"/>
      <w:r w:rsidRPr="00C777FA">
        <w:t>Wellcome</w:t>
      </w:r>
      <w:proofErr w:type="spellEnd"/>
      <w:r w:rsidRPr="00C777FA">
        <w:t xml:space="preserve"> Trust 108437/Z/15/Z</w:t>
      </w:r>
      <w:r>
        <w:t xml:space="preserve"> (P.M.</w:t>
      </w:r>
      <w:r w:rsidRPr="00C777FA">
        <w:t>)</w:t>
      </w:r>
      <w:r>
        <w:t>.</w:t>
      </w:r>
    </w:p>
    <w:p w14:paraId="5297A92B" w14:textId="77777777" w:rsidR="005031E6" w:rsidRDefault="005031E6" w:rsidP="00222DB8"/>
    <w:p w14:paraId="1C725424" w14:textId="6846BC27" w:rsidR="0022698D" w:rsidRPr="0022698D" w:rsidRDefault="0022698D" w:rsidP="00222DB8">
      <w:r w:rsidRPr="0022698D">
        <w:t>AUTHOR CONTRIBUTIONS</w:t>
      </w:r>
    </w:p>
    <w:p w14:paraId="748C116E" w14:textId="5C4C0B9A" w:rsidR="004B78AB" w:rsidRPr="004B78AB" w:rsidRDefault="004B78AB" w:rsidP="00222DB8">
      <w:r w:rsidRPr="004B78AB">
        <w:t>Methodology</w:t>
      </w:r>
      <w:r>
        <w:t xml:space="preserve"> (Y.W, I.S</w:t>
      </w:r>
      <w:r w:rsidR="005031E6">
        <w:t>.</w:t>
      </w:r>
      <w:r>
        <w:t xml:space="preserve">, </w:t>
      </w:r>
      <w:r w:rsidR="005031E6">
        <w:t xml:space="preserve">A.S., </w:t>
      </w:r>
      <w:r w:rsidR="007E031C">
        <w:t xml:space="preserve">R.D., </w:t>
      </w:r>
      <w:r w:rsidR="005031E6">
        <w:t xml:space="preserve">B.R.H., H.H.C., </w:t>
      </w:r>
      <w:r w:rsidR="007E031C">
        <w:t xml:space="preserve">A.M., </w:t>
      </w:r>
      <w:r w:rsidR="005C0539">
        <w:t xml:space="preserve">D.J.S., </w:t>
      </w:r>
      <w:r w:rsidR="00280B7A">
        <w:t xml:space="preserve">P.M., J.H., </w:t>
      </w:r>
      <w:r w:rsidR="005031E6">
        <w:t>J.D.C.</w:t>
      </w:r>
      <w:r>
        <w:t>)</w:t>
      </w:r>
      <w:r w:rsidR="00E62DF8">
        <w:t xml:space="preserve">, </w:t>
      </w:r>
      <w:r w:rsidRPr="004B78AB">
        <w:t>Data Curation</w:t>
      </w:r>
      <w:r>
        <w:t xml:space="preserve"> (</w:t>
      </w:r>
      <w:r w:rsidR="006167F5">
        <w:t xml:space="preserve">Y.W., </w:t>
      </w:r>
      <w:r>
        <w:t>W.K.T</w:t>
      </w:r>
      <w:r w:rsidR="005031E6">
        <w:t>.</w:t>
      </w:r>
      <w:r>
        <w:t>)</w:t>
      </w:r>
      <w:r w:rsidR="00E62DF8">
        <w:t xml:space="preserve">, </w:t>
      </w:r>
      <w:r w:rsidRPr="004B78AB">
        <w:t>Funding acquisition</w:t>
      </w:r>
      <w:r>
        <w:t xml:space="preserve"> (</w:t>
      </w:r>
      <w:r w:rsidR="00A03F08">
        <w:t xml:space="preserve">N.G., </w:t>
      </w:r>
      <w:r>
        <w:t>J.D.C</w:t>
      </w:r>
      <w:r w:rsidR="005031E6">
        <w:t>.</w:t>
      </w:r>
      <w:r>
        <w:t>)</w:t>
      </w:r>
      <w:r w:rsidR="00E62DF8">
        <w:t xml:space="preserve">, </w:t>
      </w:r>
      <w:r w:rsidRPr="004B78AB">
        <w:t>Conceptualization</w:t>
      </w:r>
      <w:r>
        <w:t xml:space="preserve"> (</w:t>
      </w:r>
      <w:r w:rsidR="00280B7A">
        <w:t xml:space="preserve">J.D.C., </w:t>
      </w:r>
      <w:r w:rsidR="007E031C">
        <w:t xml:space="preserve">K.D., </w:t>
      </w:r>
      <w:r w:rsidR="00280B7A">
        <w:t>N.G.,</w:t>
      </w:r>
      <w:r w:rsidR="00280B7A" w:rsidRPr="00280B7A">
        <w:t xml:space="preserve"> </w:t>
      </w:r>
      <w:r w:rsidR="00280B7A">
        <w:t>T.T.</w:t>
      </w:r>
      <w:r>
        <w:t>)</w:t>
      </w:r>
      <w:r w:rsidR="00E62DF8">
        <w:t xml:space="preserve">, </w:t>
      </w:r>
      <w:r w:rsidRPr="004B78AB">
        <w:t>Writing - Original Draft</w:t>
      </w:r>
      <w:r>
        <w:t xml:space="preserve"> (Y.W, J.D.C</w:t>
      </w:r>
      <w:r w:rsidR="00280B7A">
        <w:t>.</w:t>
      </w:r>
      <w:r>
        <w:t>)</w:t>
      </w:r>
      <w:r w:rsidR="00E62DF8">
        <w:t xml:space="preserve">, </w:t>
      </w:r>
      <w:r w:rsidRPr="004B78AB">
        <w:t>Writing - Review &amp; Editing</w:t>
      </w:r>
      <w:r w:rsidR="005031E6">
        <w:t xml:space="preserve"> (A.S.</w:t>
      </w:r>
      <w:r w:rsidR="007E031C">
        <w:t>, A.M.</w:t>
      </w:r>
      <w:r w:rsidR="005C0539">
        <w:t>, D.J.S.</w:t>
      </w:r>
      <w:r w:rsidR="00280B7A">
        <w:t>, P.M.</w:t>
      </w:r>
      <w:r w:rsidR="005031E6">
        <w:t>)</w:t>
      </w:r>
      <w:r w:rsidR="00E62DF8">
        <w:t>.</w:t>
      </w:r>
    </w:p>
    <w:p w14:paraId="433FF73B" w14:textId="77777777" w:rsidR="009063D2" w:rsidRDefault="009063D2" w:rsidP="00222DB8"/>
    <w:p w14:paraId="22F0E568" w14:textId="77777777" w:rsidR="00C14A27" w:rsidRDefault="00C14A27" w:rsidP="00222DB8">
      <w:r>
        <w:br w:type="page"/>
      </w:r>
    </w:p>
    <w:p w14:paraId="1120E7A8" w14:textId="0C047B0A" w:rsidR="00033130" w:rsidRDefault="00000000" w:rsidP="00222DB8">
      <w:r>
        <w:lastRenderedPageBreak/>
        <w:t>REFERENCES</w:t>
      </w:r>
    </w:p>
    <w:sdt>
      <w:sdtPr>
        <w:rPr>
          <w:b/>
        </w:rPr>
        <w:tag w:val="MENDELEY_BIBLIOGRAPHY"/>
        <w:id w:val="759101312"/>
        <w:placeholder>
          <w:docPart w:val="DefaultPlaceholder_-1854013440"/>
        </w:placeholder>
      </w:sdtPr>
      <w:sdtEndPr>
        <w:rPr>
          <w:b w:val="0"/>
        </w:rPr>
      </w:sdtEndPr>
      <w:sdtContent>
        <w:p w14:paraId="575D1BEA" w14:textId="77777777" w:rsidR="0022698D" w:rsidRDefault="0022698D" w:rsidP="00222DB8">
          <w:pPr>
            <w:divId w:val="1565095759"/>
            <w:rPr>
              <w:szCs w:val="24"/>
            </w:rPr>
          </w:pPr>
          <w:r>
            <w:t>1.</w:t>
          </w:r>
          <w:r>
            <w:tab/>
            <w:t xml:space="preserve">Regev, A. </w:t>
          </w:r>
          <w:r>
            <w:rPr>
              <w:i/>
              <w:iCs/>
            </w:rPr>
            <w:t>et al.</w:t>
          </w:r>
          <w:r>
            <w:t xml:space="preserve"> The Human Cell Atlas. </w:t>
          </w:r>
          <w:proofErr w:type="spellStart"/>
          <w:r>
            <w:rPr>
              <w:i/>
              <w:iCs/>
            </w:rPr>
            <w:t>Elife</w:t>
          </w:r>
          <w:proofErr w:type="spellEnd"/>
          <w:r>
            <w:t xml:space="preserve"> </w:t>
          </w:r>
          <w:r>
            <w:rPr>
              <w:b/>
              <w:bCs/>
            </w:rPr>
            <w:t>6</w:t>
          </w:r>
          <w:r>
            <w:t>, (2017).</w:t>
          </w:r>
        </w:p>
        <w:p w14:paraId="2A04D50C" w14:textId="77777777" w:rsidR="0022698D" w:rsidRDefault="0022698D" w:rsidP="00222DB8">
          <w:pPr>
            <w:divId w:val="843395758"/>
          </w:pPr>
          <w:r>
            <w:t>2.</w:t>
          </w:r>
          <w:r>
            <w:tab/>
          </w:r>
          <w:proofErr w:type="spellStart"/>
          <w:r>
            <w:t>HuBMAP</w:t>
          </w:r>
          <w:proofErr w:type="spellEnd"/>
          <w:r>
            <w:t xml:space="preserve"> Consortium. The human body at cellular resolution: the NIH Human Biomolecular Atlas Program. </w:t>
          </w:r>
          <w:r>
            <w:rPr>
              <w:i/>
              <w:iCs/>
            </w:rPr>
            <w:t>Nature</w:t>
          </w:r>
          <w:r>
            <w:t xml:space="preserve"> </w:t>
          </w:r>
          <w:r>
            <w:rPr>
              <w:b/>
              <w:bCs/>
            </w:rPr>
            <w:t>574</w:t>
          </w:r>
          <w:r>
            <w:t>, 187–192 (2019).</w:t>
          </w:r>
        </w:p>
        <w:p w14:paraId="166DFC90" w14:textId="77777777" w:rsidR="0022698D" w:rsidRDefault="0022698D" w:rsidP="00222DB8">
          <w:pPr>
            <w:divId w:val="1411198778"/>
          </w:pPr>
          <w:r>
            <w:t>3.</w:t>
          </w:r>
          <w:r>
            <w:tab/>
          </w:r>
          <w:proofErr w:type="spellStart"/>
          <w:r>
            <w:t>Rozenblatt</w:t>
          </w:r>
          <w:proofErr w:type="spellEnd"/>
          <w:r>
            <w:t xml:space="preserve">-Rosen, O. </w:t>
          </w:r>
          <w:r>
            <w:rPr>
              <w:i/>
              <w:iCs/>
            </w:rPr>
            <w:t>et al.</w:t>
          </w:r>
          <w:r>
            <w:t xml:space="preserve"> The Human Tumor Atlas Network: Charting Tumor Transitions across Space and Time at Single-Cell Resolution. </w:t>
          </w:r>
          <w:r>
            <w:rPr>
              <w:i/>
              <w:iCs/>
            </w:rPr>
            <w:t>Cell</w:t>
          </w:r>
          <w:r>
            <w:t xml:space="preserve"> </w:t>
          </w:r>
          <w:r>
            <w:rPr>
              <w:b/>
              <w:bCs/>
            </w:rPr>
            <w:t>181</w:t>
          </w:r>
          <w:r>
            <w:t>, 236–249 (2020).</w:t>
          </w:r>
        </w:p>
        <w:p w14:paraId="147ED391" w14:textId="77777777" w:rsidR="0022698D" w:rsidRDefault="0022698D" w:rsidP="00222DB8">
          <w:pPr>
            <w:divId w:val="1429539167"/>
          </w:pPr>
          <w:r>
            <w:t>4.</w:t>
          </w:r>
          <w:r>
            <w:tab/>
            <w:t xml:space="preserve">Clough, E. &amp; Barrett, T. The Gene Expression Omnibus Database. </w:t>
          </w:r>
          <w:r>
            <w:rPr>
              <w:i/>
              <w:iCs/>
            </w:rPr>
            <w:t>Methods Mol Biol</w:t>
          </w:r>
          <w:r>
            <w:t xml:space="preserve"> </w:t>
          </w:r>
          <w:r>
            <w:rPr>
              <w:b/>
              <w:bCs/>
            </w:rPr>
            <w:t>1418</w:t>
          </w:r>
          <w:r>
            <w:t>, 93–110 (2016).</w:t>
          </w:r>
        </w:p>
        <w:p w14:paraId="60871E71" w14:textId="77777777" w:rsidR="0022698D" w:rsidRDefault="0022698D" w:rsidP="00222DB8">
          <w:pPr>
            <w:divId w:val="29569668"/>
          </w:pPr>
          <w:r>
            <w:t>5.</w:t>
          </w:r>
          <w:r>
            <w:tab/>
          </w:r>
          <w:proofErr w:type="spellStart"/>
          <w:r>
            <w:t>Sarkans</w:t>
          </w:r>
          <w:proofErr w:type="spellEnd"/>
          <w:r>
            <w:t xml:space="preserve">, U. </w:t>
          </w:r>
          <w:r>
            <w:rPr>
              <w:i/>
              <w:iCs/>
            </w:rPr>
            <w:t>et al.</w:t>
          </w:r>
          <w:r>
            <w:t xml:space="preserve"> From </w:t>
          </w:r>
          <w:proofErr w:type="spellStart"/>
          <w:r>
            <w:t>ArrayExpress</w:t>
          </w:r>
          <w:proofErr w:type="spellEnd"/>
          <w:r>
            <w:t xml:space="preserve"> to </w:t>
          </w:r>
          <w:proofErr w:type="spellStart"/>
          <w:r>
            <w:t>BioStudies</w:t>
          </w:r>
          <w:proofErr w:type="spellEnd"/>
          <w:r>
            <w:t xml:space="preserve">. </w:t>
          </w:r>
          <w:r>
            <w:rPr>
              <w:i/>
              <w:iCs/>
            </w:rPr>
            <w:t>Nucleic Acids Res</w:t>
          </w:r>
          <w:r>
            <w:t xml:space="preserve"> </w:t>
          </w:r>
          <w:r>
            <w:rPr>
              <w:b/>
              <w:bCs/>
            </w:rPr>
            <w:t>49</w:t>
          </w:r>
          <w:r>
            <w:t>, D1502–D1506 (2021).</w:t>
          </w:r>
        </w:p>
        <w:p w14:paraId="3AA7BACE" w14:textId="77777777" w:rsidR="0022698D" w:rsidRDefault="0022698D" w:rsidP="00222DB8">
          <w:pPr>
            <w:divId w:val="37124478"/>
          </w:pPr>
          <w:r>
            <w:t>6.</w:t>
          </w:r>
          <w:r>
            <w:tab/>
          </w:r>
          <w:proofErr w:type="spellStart"/>
          <w:r>
            <w:t>Virshup</w:t>
          </w:r>
          <w:proofErr w:type="spellEnd"/>
          <w:r>
            <w:t xml:space="preserve">, I., </w:t>
          </w:r>
          <w:proofErr w:type="spellStart"/>
          <w:r>
            <w:t>Rybakov</w:t>
          </w:r>
          <w:proofErr w:type="spellEnd"/>
          <w:r>
            <w:t xml:space="preserve">, S., Theis, F. J., </w:t>
          </w:r>
          <w:proofErr w:type="spellStart"/>
          <w:r>
            <w:t>Angerer</w:t>
          </w:r>
          <w:proofErr w:type="spellEnd"/>
          <w:r>
            <w:t xml:space="preserve">, P. &amp; Wolf, F. A. </w:t>
          </w:r>
          <w:proofErr w:type="spellStart"/>
          <w:r>
            <w:t>anndata</w:t>
          </w:r>
          <w:proofErr w:type="spellEnd"/>
          <w:r>
            <w:t xml:space="preserve">: Annotated data. </w:t>
          </w:r>
          <w:proofErr w:type="spellStart"/>
          <w:r>
            <w:rPr>
              <w:i/>
              <w:iCs/>
            </w:rPr>
            <w:t>bioRxiv</w:t>
          </w:r>
          <w:proofErr w:type="spellEnd"/>
          <w:r>
            <w:t xml:space="preserve"> 2021.12.16.473007 (2021) doi:10.1101/2021.12.16.473007.</w:t>
          </w:r>
        </w:p>
        <w:p w14:paraId="4FB63DF0" w14:textId="77777777" w:rsidR="0022698D" w:rsidRDefault="0022698D" w:rsidP="00222DB8">
          <w:pPr>
            <w:divId w:val="357967583"/>
          </w:pPr>
          <w:r>
            <w:t>7.</w:t>
          </w:r>
          <w:r>
            <w:tab/>
          </w:r>
          <w:proofErr w:type="spellStart"/>
          <w:r>
            <w:t>Bredikhin</w:t>
          </w:r>
          <w:proofErr w:type="spellEnd"/>
          <w:r>
            <w:t xml:space="preserve">, D., Kats, I. &amp; </w:t>
          </w:r>
          <w:proofErr w:type="spellStart"/>
          <w:r>
            <w:t>Stegle</w:t>
          </w:r>
          <w:proofErr w:type="spellEnd"/>
          <w:r>
            <w:t xml:space="preserve">, O. MUON: multimodal omics analysis framework. </w:t>
          </w:r>
          <w:r>
            <w:rPr>
              <w:i/>
              <w:iCs/>
            </w:rPr>
            <w:t>Genome Biol</w:t>
          </w:r>
          <w:r>
            <w:t xml:space="preserve"> </w:t>
          </w:r>
          <w:r>
            <w:rPr>
              <w:b/>
              <w:bCs/>
            </w:rPr>
            <w:t>23</w:t>
          </w:r>
          <w:r>
            <w:t>, 42 (2022).</w:t>
          </w:r>
        </w:p>
        <w:p w14:paraId="1D72F682" w14:textId="77777777" w:rsidR="0022698D" w:rsidRDefault="0022698D" w:rsidP="00222DB8">
          <w:pPr>
            <w:divId w:val="1467160914"/>
          </w:pPr>
          <w:r>
            <w:t>8.</w:t>
          </w:r>
          <w:r>
            <w:tab/>
            <w:t xml:space="preserve">Butler, A., Hoffman, P., Smibert, P., </w:t>
          </w:r>
          <w:proofErr w:type="spellStart"/>
          <w:r>
            <w:t>Papalexi</w:t>
          </w:r>
          <w:proofErr w:type="spellEnd"/>
          <w:r>
            <w:t xml:space="preserve">, E. &amp; </w:t>
          </w:r>
          <w:proofErr w:type="spellStart"/>
          <w:r>
            <w:t>Satija</w:t>
          </w:r>
          <w:proofErr w:type="spellEnd"/>
          <w:r>
            <w:t xml:space="preserve">, R. Integrating single-cell transcriptomic data across different conditions, technologies, and species. </w:t>
          </w:r>
          <w:r>
            <w:rPr>
              <w:i/>
              <w:iCs/>
            </w:rPr>
            <w:t xml:space="preserve">Nat </w:t>
          </w:r>
          <w:proofErr w:type="spellStart"/>
          <w:r>
            <w:rPr>
              <w:i/>
              <w:iCs/>
            </w:rPr>
            <w:t>Biotechnol</w:t>
          </w:r>
          <w:proofErr w:type="spellEnd"/>
          <w:r>
            <w:t xml:space="preserve"> </w:t>
          </w:r>
          <w:r>
            <w:rPr>
              <w:b/>
              <w:bCs/>
            </w:rPr>
            <w:t>36</w:t>
          </w:r>
          <w:r>
            <w:t>, 411–420 (2018).</w:t>
          </w:r>
        </w:p>
        <w:p w14:paraId="5E67964B" w14:textId="77777777" w:rsidR="0022698D" w:rsidRDefault="0022698D" w:rsidP="00222DB8">
          <w:pPr>
            <w:divId w:val="2058969138"/>
          </w:pPr>
          <w:r>
            <w:t>9.</w:t>
          </w:r>
          <w:r>
            <w:tab/>
            <w:t xml:space="preserve">Stuart, T. </w:t>
          </w:r>
          <w:r>
            <w:rPr>
              <w:i/>
              <w:iCs/>
            </w:rPr>
            <w:t>et al.</w:t>
          </w:r>
          <w:r>
            <w:t xml:space="preserve"> Comprehensive Integration of Single-Cell Data. </w:t>
          </w:r>
          <w:r>
            <w:rPr>
              <w:i/>
              <w:iCs/>
            </w:rPr>
            <w:t>Cell</w:t>
          </w:r>
          <w:r>
            <w:t xml:space="preserve"> </w:t>
          </w:r>
          <w:r>
            <w:rPr>
              <w:b/>
              <w:bCs/>
            </w:rPr>
            <w:t>177</w:t>
          </w:r>
          <w:r>
            <w:t>, 1888-1902.e21 (2019).</w:t>
          </w:r>
        </w:p>
        <w:p w14:paraId="46FD9682" w14:textId="77777777" w:rsidR="0022698D" w:rsidRDefault="0022698D" w:rsidP="00222DB8">
          <w:pPr>
            <w:divId w:val="83231817"/>
          </w:pPr>
          <w:r>
            <w:t>10.</w:t>
          </w:r>
          <w:r>
            <w:tab/>
            <w:t xml:space="preserve">Amezquita, R. A. </w:t>
          </w:r>
          <w:r>
            <w:rPr>
              <w:i/>
              <w:iCs/>
            </w:rPr>
            <w:t>et al.</w:t>
          </w:r>
          <w:r>
            <w:t xml:space="preserve"> Orchestrating single-cell analysis with Bioconductor. </w:t>
          </w:r>
          <w:r>
            <w:rPr>
              <w:i/>
              <w:iCs/>
            </w:rPr>
            <w:t>Nat Methods</w:t>
          </w:r>
          <w:r>
            <w:t xml:space="preserve"> </w:t>
          </w:r>
          <w:r>
            <w:rPr>
              <w:b/>
              <w:bCs/>
            </w:rPr>
            <w:t>17</w:t>
          </w:r>
          <w:r>
            <w:t>, 137–145 (2020).</w:t>
          </w:r>
        </w:p>
        <w:p w14:paraId="0983DC36" w14:textId="77777777" w:rsidR="0022698D" w:rsidRDefault="0022698D" w:rsidP="00222DB8">
          <w:pPr>
            <w:divId w:val="1799911119"/>
          </w:pPr>
          <w:r>
            <w:t>11.</w:t>
          </w:r>
          <w:r>
            <w:tab/>
            <w:t xml:space="preserve">Sarfraz, I., Asif, M. &amp; Campbell, J. D. </w:t>
          </w:r>
          <w:proofErr w:type="spellStart"/>
          <w:r>
            <w:t>ExperimentSubset</w:t>
          </w:r>
          <w:proofErr w:type="spellEnd"/>
          <w:r>
            <w:t xml:space="preserve">: An R package to manage subsets of Bioconductor Experiment objects. </w:t>
          </w:r>
          <w:r>
            <w:rPr>
              <w:i/>
              <w:iCs/>
            </w:rPr>
            <w:t>Bioinformatics</w:t>
          </w:r>
          <w:r>
            <w:t xml:space="preserve"> (2021) doi:10.1093/bioinformatics/btab179.</w:t>
          </w:r>
        </w:p>
        <w:p w14:paraId="22A3B512" w14:textId="77777777" w:rsidR="0022698D" w:rsidRDefault="0022698D" w:rsidP="00222DB8">
          <w:pPr>
            <w:divId w:val="553587582"/>
          </w:pPr>
          <w:r>
            <w:lastRenderedPageBreak/>
            <w:t>12.</w:t>
          </w:r>
          <w:r>
            <w:tab/>
            <w:t xml:space="preserve">Ramos, M. </w:t>
          </w:r>
          <w:r>
            <w:rPr>
              <w:i/>
              <w:iCs/>
            </w:rPr>
            <w:t>et al.</w:t>
          </w:r>
          <w:r>
            <w:t xml:space="preserve"> Software for the Integration of </w:t>
          </w:r>
          <w:proofErr w:type="spellStart"/>
          <w:r>
            <w:t>Multiomics</w:t>
          </w:r>
          <w:proofErr w:type="spellEnd"/>
          <w:r>
            <w:t xml:space="preserve"> Experiments in Bioconductor. </w:t>
          </w:r>
          <w:r>
            <w:rPr>
              <w:i/>
              <w:iCs/>
            </w:rPr>
            <w:t>Cancer Res</w:t>
          </w:r>
          <w:r>
            <w:t xml:space="preserve"> </w:t>
          </w:r>
          <w:r>
            <w:rPr>
              <w:b/>
              <w:bCs/>
            </w:rPr>
            <w:t>77</w:t>
          </w:r>
          <w:r>
            <w:t>, e39–e42 (2017).</w:t>
          </w:r>
        </w:p>
        <w:p w14:paraId="7D6648E1" w14:textId="77777777" w:rsidR="0022698D" w:rsidRDefault="0022698D" w:rsidP="00222DB8">
          <w:pPr>
            <w:divId w:val="1587183255"/>
          </w:pPr>
          <w:r>
            <w:t>13.</w:t>
          </w:r>
          <w:r>
            <w:tab/>
            <w:t xml:space="preserve">Wolf, F. A., </w:t>
          </w:r>
          <w:proofErr w:type="spellStart"/>
          <w:r>
            <w:t>Angerer</w:t>
          </w:r>
          <w:proofErr w:type="spellEnd"/>
          <w:r>
            <w:t xml:space="preserve">, P. &amp; Theis, F. J. SCANPY: large-scale single-cell gene expression data analysis. </w:t>
          </w:r>
          <w:r>
            <w:rPr>
              <w:i/>
              <w:iCs/>
            </w:rPr>
            <w:t>Genome Biol</w:t>
          </w:r>
          <w:r>
            <w:t xml:space="preserve"> </w:t>
          </w:r>
          <w:r>
            <w:rPr>
              <w:b/>
              <w:bCs/>
            </w:rPr>
            <w:t>19</w:t>
          </w:r>
          <w:r>
            <w:t>, 15 (2018).</w:t>
          </w:r>
        </w:p>
        <w:p w14:paraId="5806DBAB" w14:textId="77777777" w:rsidR="0022698D" w:rsidRDefault="0022698D" w:rsidP="00222DB8">
          <w:pPr>
            <w:divId w:val="46271249"/>
          </w:pPr>
          <w:r>
            <w:t>14.</w:t>
          </w:r>
          <w:r>
            <w:tab/>
            <w:t xml:space="preserve">Stuart, T. &amp; </w:t>
          </w:r>
          <w:proofErr w:type="spellStart"/>
          <w:r>
            <w:t>Satija</w:t>
          </w:r>
          <w:proofErr w:type="spellEnd"/>
          <w:r>
            <w:t xml:space="preserve">, R. Integrative single-cell analysis. </w:t>
          </w:r>
          <w:r>
            <w:rPr>
              <w:i/>
              <w:iCs/>
            </w:rPr>
            <w:t>Nat Rev Genet</w:t>
          </w:r>
          <w:r>
            <w:t xml:space="preserve"> </w:t>
          </w:r>
          <w:r>
            <w:rPr>
              <w:b/>
              <w:bCs/>
            </w:rPr>
            <w:t>20</w:t>
          </w:r>
          <w:r>
            <w:t>, 257–272 (2019).</w:t>
          </w:r>
        </w:p>
        <w:p w14:paraId="1A2619BF" w14:textId="77777777" w:rsidR="0022698D" w:rsidRDefault="0022698D" w:rsidP="00222DB8">
          <w:pPr>
            <w:divId w:val="76291575"/>
          </w:pPr>
          <w:r>
            <w:t>15.</w:t>
          </w:r>
          <w:r>
            <w:tab/>
          </w:r>
          <w:proofErr w:type="spellStart"/>
          <w:r>
            <w:t>Adossa</w:t>
          </w:r>
          <w:proofErr w:type="spellEnd"/>
          <w:r>
            <w:t xml:space="preserve">, N., Khan, S., </w:t>
          </w:r>
          <w:proofErr w:type="spellStart"/>
          <w:r>
            <w:t>Rytkönen</w:t>
          </w:r>
          <w:proofErr w:type="spellEnd"/>
          <w:r>
            <w:t xml:space="preserve">, K. T. &amp; Elo, L. L. Computational strategies for single-cell multi-omics integration. </w:t>
          </w:r>
          <w:proofErr w:type="spellStart"/>
          <w:r>
            <w:rPr>
              <w:i/>
              <w:iCs/>
            </w:rPr>
            <w:t>Comput</w:t>
          </w:r>
          <w:proofErr w:type="spellEnd"/>
          <w:r>
            <w:rPr>
              <w:i/>
              <w:iCs/>
            </w:rPr>
            <w:t xml:space="preserve"> Struct </w:t>
          </w:r>
          <w:proofErr w:type="spellStart"/>
          <w:r>
            <w:rPr>
              <w:i/>
              <w:iCs/>
            </w:rPr>
            <w:t>Biotechnol</w:t>
          </w:r>
          <w:proofErr w:type="spellEnd"/>
          <w:r>
            <w:rPr>
              <w:i/>
              <w:iCs/>
            </w:rPr>
            <w:t xml:space="preserve"> J</w:t>
          </w:r>
          <w:r>
            <w:t xml:space="preserve"> </w:t>
          </w:r>
          <w:r>
            <w:rPr>
              <w:b/>
              <w:bCs/>
            </w:rPr>
            <w:t>19</w:t>
          </w:r>
          <w:r>
            <w:t>, 2588–2596 (2021).</w:t>
          </w:r>
        </w:p>
        <w:p w14:paraId="42B67A12" w14:textId="77777777" w:rsidR="0022698D" w:rsidRDefault="0022698D" w:rsidP="00222DB8">
          <w:pPr>
            <w:divId w:val="318002328"/>
          </w:pPr>
          <w:r>
            <w:t>16.</w:t>
          </w:r>
          <w:r>
            <w:tab/>
            <w:t xml:space="preserve">Wilkinson, M. D. </w:t>
          </w:r>
          <w:r>
            <w:rPr>
              <w:i/>
              <w:iCs/>
            </w:rPr>
            <w:t>et al.</w:t>
          </w:r>
          <w:r>
            <w:t xml:space="preserve"> The FAIR Guiding Principles for scientific data management and stewardship. </w:t>
          </w:r>
          <w:r>
            <w:rPr>
              <w:i/>
              <w:iCs/>
            </w:rPr>
            <w:t>Sci Data</w:t>
          </w:r>
          <w:r>
            <w:t xml:space="preserve"> </w:t>
          </w:r>
          <w:r>
            <w:rPr>
              <w:b/>
              <w:bCs/>
            </w:rPr>
            <w:t>3</w:t>
          </w:r>
          <w:r>
            <w:t>, 160018 (2016).</w:t>
          </w:r>
        </w:p>
        <w:p w14:paraId="6D75DB87" w14:textId="77777777" w:rsidR="0022698D" w:rsidRDefault="0022698D" w:rsidP="00222DB8">
          <w:pPr>
            <w:divId w:val="1592008577"/>
          </w:pPr>
          <w:r>
            <w:t>17.</w:t>
          </w:r>
          <w:r>
            <w:tab/>
            <w:t xml:space="preserve">di Tommaso, P. </w:t>
          </w:r>
          <w:r>
            <w:rPr>
              <w:i/>
              <w:iCs/>
            </w:rPr>
            <w:t>et al.</w:t>
          </w:r>
          <w:r>
            <w:t xml:space="preserve"> </w:t>
          </w:r>
          <w:proofErr w:type="spellStart"/>
          <w:r>
            <w:t>Nextflow</w:t>
          </w:r>
          <w:proofErr w:type="spellEnd"/>
          <w:r>
            <w:t xml:space="preserve"> enables reproducible computational workflows. </w:t>
          </w:r>
          <w:r>
            <w:rPr>
              <w:i/>
              <w:iCs/>
            </w:rPr>
            <w:t xml:space="preserve">Nat </w:t>
          </w:r>
          <w:proofErr w:type="spellStart"/>
          <w:r>
            <w:rPr>
              <w:i/>
              <w:iCs/>
            </w:rPr>
            <w:t>Biotechnol</w:t>
          </w:r>
          <w:proofErr w:type="spellEnd"/>
          <w:r>
            <w:t xml:space="preserve"> </w:t>
          </w:r>
          <w:r>
            <w:rPr>
              <w:b/>
              <w:bCs/>
            </w:rPr>
            <w:t>35</w:t>
          </w:r>
          <w:r>
            <w:t>, 316–319 (2017).</w:t>
          </w:r>
        </w:p>
        <w:p w14:paraId="5D73C5D3" w14:textId="77777777" w:rsidR="0022698D" w:rsidRDefault="0022698D" w:rsidP="00222DB8">
          <w:pPr>
            <w:divId w:val="899443760"/>
          </w:pPr>
          <w:r>
            <w:t>18.</w:t>
          </w:r>
          <w:r>
            <w:tab/>
            <w:t xml:space="preserve">Ahmed, A. E. </w:t>
          </w:r>
          <w:r>
            <w:rPr>
              <w:i/>
              <w:iCs/>
            </w:rPr>
            <w:t>et al.</w:t>
          </w:r>
          <w:r>
            <w:t xml:space="preserve"> Design considerations for workflow management systems use in production genomics research and the clinic. </w:t>
          </w:r>
          <w:r>
            <w:rPr>
              <w:i/>
              <w:iCs/>
            </w:rPr>
            <w:t>Sci Rep</w:t>
          </w:r>
          <w:r>
            <w:t xml:space="preserve"> </w:t>
          </w:r>
          <w:r>
            <w:rPr>
              <w:b/>
              <w:bCs/>
            </w:rPr>
            <w:t>11</w:t>
          </w:r>
          <w:r>
            <w:t>, 21680 (2021).</w:t>
          </w:r>
        </w:p>
        <w:p w14:paraId="3D790C30" w14:textId="77777777" w:rsidR="0022698D" w:rsidRDefault="0022698D" w:rsidP="00222DB8">
          <w:pPr>
            <w:divId w:val="570702447"/>
          </w:pPr>
          <w:r>
            <w:t>19.</w:t>
          </w:r>
          <w:r>
            <w:tab/>
          </w:r>
          <w:proofErr w:type="spellStart"/>
          <w:r>
            <w:t>Satija</w:t>
          </w:r>
          <w:proofErr w:type="spellEnd"/>
          <w:r>
            <w:t xml:space="preserve">, R., Farrell, J. a, </w:t>
          </w:r>
          <w:proofErr w:type="spellStart"/>
          <w:r>
            <w:t>Gennert</w:t>
          </w:r>
          <w:proofErr w:type="spellEnd"/>
          <w:r>
            <w:t xml:space="preserve">, D., </w:t>
          </w:r>
          <w:proofErr w:type="spellStart"/>
          <w:r>
            <w:t>Schier</w:t>
          </w:r>
          <w:proofErr w:type="spellEnd"/>
          <w:r>
            <w:t xml:space="preserve">, A. F. &amp; Regev, A. Spatial reconstruction of single-cell gene expression data. </w:t>
          </w:r>
          <w:r>
            <w:rPr>
              <w:i/>
              <w:iCs/>
            </w:rPr>
            <w:t xml:space="preserve">Nat </w:t>
          </w:r>
          <w:proofErr w:type="spellStart"/>
          <w:r>
            <w:rPr>
              <w:i/>
              <w:iCs/>
            </w:rPr>
            <w:t>Biotechnol</w:t>
          </w:r>
          <w:proofErr w:type="spellEnd"/>
          <w:r>
            <w:t xml:space="preserve"> (2015) doi:10.1038/nbt.3192.</w:t>
          </w:r>
        </w:p>
        <w:p w14:paraId="67D573CA" w14:textId="77777777" w:rsidR="0022698D" w:rsidRDefault="0022698D" w:rsidP="00222DB8">
          <w:pPr>
            <w:divId w:val="1416628231"/>
          </w:pPr>
          <w:r>
            <w:t>20.</w:t>
          </w:r>
          <w:r>
            <w:tab/>
            <w:t xml:space="preserve">Schapiro, D. </w:t>
          </w:r>
          <w:r>
            <w:rPr>
              <w:i/>
              <w:iCs/>
            </w:rPr>
            <w:t>et al.</w:t>
          </w:r>
          <w:r>
            <w:t xml:space="preserve"> MCMICRO: a scalable, modular image-processing pipeline for multiplexed tissue imaging. </w:t>
          </w:r>
          <w:r>
            <w:rPr>
              <w:i/>
              <w:iCs/>
            </w:rPr>
            <w:t>Nat Methods</w:t>
          </w:r>
          <w:r>
            <w:t xml:space="preserve"> </w:t>
          </w:r>
          <w:r>
            <w:rPr>
              <w:b/>
              <w:bCs/>
            </w:rPr>
            <w:t>19</w:t>
          </w:r>
          <w:r>
            <w:t>, 311–315 (2022).</w:t>
          </w:r>
        </w:p>
        <w:p w14:paraId="2CDC5367" w14:textId="02C7EADF" w:rsidR="00033130" w:rsidRDefault="0022698D" w:rsidP="00222DB8">
          <w:r>
            <w:rPr>
              <w:rFonts w:eastAsia="Times New Roman"/>
            </w:rPr>
            <w:t> </w:t>
          </w:r>
        </w:p>
      </w:sdtContent>
    </w:sdt>
    <w:p w14:paraId="68AACE40" w14:textId="77777777" w:rsidR="009063D2" w:rsidRDefault="009063D2" w:rsidP="00222DB8"/>
    <w:p w14:paraId="1B78524A" w14:textId="77777777" w:rsidR="00033130" w:rsidRDefault="00000000" w:rsidP="00222DB8">
      <w:r>
        <w:br w:type="page"/>
      </w:r>
    </w:p>
    <w:p w14:paraId="71F99960" w14:textId="570819F3" w:rsidR="00033130" w:rsidRDefault="00000000" w:rsidP="00222DB8">
      <w:r>
        <w:lastRenderedPageBreak/>
        <w:t>SUPPLEMENTARY FIGURES</w:t>
      </w:r>
    </w:p>
    <w:p w14:paraId="0F7DF66F" w14:textId="77777777" w:rsidR="00033130" w:rsidRDefault="00033130" w:rsidP="00222DB8"/>
    <w:p w14:paraId="6E63ABDB" w14:textId="77777777" w:rsidR="00033130" w:rsidRDefault="00000000" w:rsidP="00222DB8">
      <w:r>
        <w:rPr>
          <w:noProof/>
        </w:rPr>
        <w:drawing>
          <wp:inline distT="114300" distB="114300" distL="114300" distR="114300" wp14:anchorId="231D6F33" wp14:editId="3B3FC36E">
            <wp:extent cx="6858000" cy="37592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858000" cy="3759200"/>
                    </a:xfrm>
                    <a:prstGeom prst="rect">
                      <a:avLst/>
                    </a:prstGeom>
                    <a:ln/>
                  </pic:spPr>
                </pic:pic>
              </a:graphicData>
            </a:graphic>
          </wp:inline>
        </w:drawing>
      </w:r>
    </w:p>
    <w:p w14:paraId="00C4DEDB" w14:textId="7EFFB4E6" w:rsidR="00033130" w:rsidRDefault="00000000" w:rsidP="00222DB8">
      <w:r>
        <w:rPr>
          <w:b/>
        </w:rPr>
        <w:t xml:space="preserve">Supplementary Figure 1. Multi-modal single cell RNA-seq and CITE-seq analysis workflow. </w:t>
      </w:r>
      <w:r>
        <w:t xml:space="preserve">Several technologies can produce multi-modal data by capturing different biological analytes on the same sets of observations. This workflow demonstrates FOMs and annotations for single cells that are produced by joint profiling of RNA and protein expression using CITE-seq. A separate data matrix is generated for each modality (box color) and will undergo filtering for empty drops and </w:t>
      </w:r>
      <w:r w:rsidR="008841D6">
        <w:t>poor-quality</w:t>
      </w:r>
      <w:r>
        <w:t xml:space="preserve"> cells. Although the same set of cells are retained for analysis in this illustration, different sets of filtering criteria may be applied to each modality independently. Log normalization, scaling, dimensionality reduction, 2-D embedding, and clustering can be performed in parallel for each modality. Further analysis can be performed using a nearest neighbor graph generated by combining the individual neighbor graphs from each modality. A new 2-D embedding and set of cluster labels can be generated with both underlying </w:t>
      </w:r>
      <w:r>
        <w:lastRenderedPageBreak/>
        <w:t>modalities. The “modality” field can be a list to denote the combination of analytes that were used in the generation of the FOM. Feature annotation and ID classes are not shown.</w:t>
      </w:r>
      <w:r>
        <w:br w:type="page"/>
      </w:r>
    </w:p>
    <w:p w14:paraId="1BA6396C" w14:textId="77777777" w:rsidR="00033130" w:rsidRDefault="00000000" w:rsidP="00222DB8">
      <w:r>
        <w:rPr>
          <w:noProof/>
        </w:rPr>
        <w:lastRenderedPageBreak/>
        <w:drawing>
          <wp:inline distT="114300" distB="114300" distL="114300" distR="114300" wp14:anchorId="18392CE1" wp14:editId="647B6603">
            <wp:extent cx="6577013" cy="340725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577013" cy="3407258"/>
                    </a:xfrm>
                    <a:prstGeom prst="rect">
                      <a:avLst/>
                    </a:prstGeom>
                    <a:ln/>
                  </pic:spPr>
                </pic:pic>
              </a:graphicData>
            </a:graphic>
          </wp:inline>
        </w:drawing>
      </w:r>
    </w:p>
    <w:p w14:paraId="52F5B11C" w14:textId="5A7D2FA5" w:rsidR="00033130" w:rsidRDefault="00000000" w:rsidP="00222DB8">
      <w:r>
        <w:rPr>
          <w:b/>
        </w:rPr>
        <w:t>Supplementary Figure 2. Multi-sample single</w:t>
      </w:r>
      <w:r w:rsidR="006A3CB0">
        <w:rPr>
          <w:b/>
        </w:rPr>
        <w:t>-</w:t>
      </w:r>
      <w:r>
        <w:rPr>
          <w:b/>
        </w:rPr>
        <w:t>cell analysis workflow with batch correction.</w:t>
      </w:r>
      <w:r>
        <w:t xml:space="preserve"> In many datasets, data will be generated for multiple samples and jointly analyzed. This workflow demonstrates data matrices from four samples with different numbers of observations. Empty droplets are identified and removed from each sample individually followed by removal of </w:t>
      </w:r>
      <w:proofErr w:type="gramStart"/>
      <w:r>
        <w:t>poor quality</w:t>
      </w:r>
      <w:proofErr w:type="gramEnd"/>
      <w:r>
        <w:t xml:space="preserve"> cells</w:t>
      </w:r>
      <w:ins w:id="110" w:author="Dan Schnell" w:date="2022-10-31T15:07:00Z">
        <w:del w:id="111" w:author="Joshua Campbell" w:date="2023-01-22T19:07:00Z">
          <w:r w:rsidDel="006A3CB0">
            <w:delText>, possibly including</w:delText>
          </w:r>
        </w:del>
      </w:ins>
      <w:ins w:id="112" w:author="Joshua Campbell" w:date="2023-01-22T19:07:00Z">
        <w:r w:rsidR="006A3CB0">
          <w:t xml:space="preserve"> or artifacts such as</w:t>
        </w:r>
      </w:ins>
      <w:ins w:id="113" w:author="Dan Schnell" w:date="2022-10-31T15:07:00Z">
        <w:r>
          <w:t xml:space="preserve"> </w:t>
        </w:r>
      </w:ins>
      <w:ins w:id="114" w:author="Joshua Campbell" w:date="2023-01-22T19:07:00Z">
        <w:r w:rsidR="006A3CB0">
          <w:t>doublets/</w:t>
        </w:r>
      </w:ins>
      <w:proofErr w:type="spellStart"/>
      <w:ins w:id="115" w:author="Dan Schnell" w:date="2022-10-31T15:07:00Z">
        <w:r>
          <w:t>multiplets</w:t>
        </w:r>
        <w:proofErr w:type="spellEnd"/>
        <w:del w:id="116" w:author="Joshua Campbell" w:date="2023-01-22T19:07:00Z">
          <w:r w:rsidDel="006A3CB0">
            <w:delText>?</w:delText>
          </w:r>
        </w:del>
      </w:ins>
      <w:r>
        <w:t>. Filtered matrices from all samples are then concatenated to produce a combined cell matrix. Note that the order of filtering may be different in various workflows (</w:t>
      </w:r>
      <w:proofErr w:type="gramStart"/>
      <w:r>
        <w:t>e.g.</w:t>
      </w:r>
      <w:proofErr w:type="gramEnd"/>
      <w:r>
        <w:t xml:space="preserve"> filtering of poor quality cells may occur after concatenation). The combined matrix of all samples can be analyzed using standard workflows for normalization, scaling, dimensionality reduction, 2-D embedding, and clustering. In some circumstances, technical differences between samples could produce unwanted clustering. Integration and batch correction methods can be applied at different steps depending on the algorithm or statistical method. In this example, the batch correction is applied to the log normalized data to produce a new matrix which can be used in subsequent steps. Several methods perform correction on the reduced dimensional matrices. </w:t>
      </w:r>
    </w:p>
    <w:p w14:paraId="36987273" w14:textId="77777777" w:rsidR="00033130" w:rsidRDefault="00033130" w:rsidP="00222DB8"/>
    <w:p w14:paraId="116B7DE5" w14:textId="77777777" w:rsidR="00033130" w:rsidRDefault="00033130" w:rsidP="00222DB8"/>
    <w:p w14:paraId="63C9850B" w14:textId="77777777" w:rsidR="00033130" w:rsidRDefault="00033130" w:rsidP="00222DB8"/>
    <w:p w14:paraId="4501E271" w14:textId="77777777" w:rsidR="00033130" w:rsidRDefault="00033130" w:rsidP="00222DB8"/>
    <w:p w14:paraId="7458F505" w14:textId="77777777" w:rsidR="00033130" w:rsidRDefault="00000000" w:rsidP="00222DB8">
      <w:r>
        <w:br w:type="page"/>
      </w:r>
    </w:p>
    <w:p w14:paraId="13BCB735" w14:textId="77777777" w:rsidR="00033130" w:rsidRDefault="00033130" w:rsidP="00222DB8"/>
    <w:p w14:paraId="49CD1F6E" w14:textId="77777777" w:rsidR="00033130" w:rsidRDefault="00000000" w:rsidP="00222DB8">
      <w:r>
        <w:rPr>
          <w:noProof/>
        </w:rPr>
        <w:drawing>
          <wp:inline distT="114300" distB="114300" distL="114300" distR="114300" wp14:anchorId="6D057CB8" wp14:editId="068E93D0">
            <wp:extent cx="6858000" cy="4013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858000" cy="4013200"/>
                    </a:xfrm>
                    <a:prstGeom prst="rect">
                      <a:avLst/>
                    </a:prstGeom>
                    <a:ln/>
                  </pic:spPr>
                </pic:pic>
              </a:graphicData>
            </a:graphic>
          </wp:inline>
        </w:drawing>
      </w:r>
    </w:p>
    <w:p w14:paraId="5D3B9B1F" w14:textId="77777777" w:rsidR="00033130" w:rsidRDefault="00000000" w:rsidP="00222DB8">
      <w:r>
        <w:rPr>
          <w:b/>
        </w:rPr>
        <w:t xml:space="preserve">Supplementary Figure 3. Single-cell RNA-seq workflow with additional analysis of biological subsets. </w:t>
      </w:r>
      <w:r>
        <w:t xml:space="preserve">During the analysis of real-world datasets, subsets of data are obtained for additional downstream analysis. In this example, a matrix of </w:t>
      </w:r>
      <w:proofErr w:type="spellStart"/>
      <w:r>
        <w:t>scRNA</w:t>
      </w:r>
      <w:proofErr w:type="spellEnd"/>
      <w:r>
        <w:t xml:space="preserve">-seq data is taken through the standard analysis workflow including filtering, normalization, scaling, dimensionality reduction, and clustering. While this workflow may identify the major cell types present in the dataset, further clustering of individual cell types may reveal additional heterogeneity. The normalized matrix is </w:t>
      </w:r>
      <w:proofErr w:type="spellStart"/>
      <w:r>
        <w:t>subsetted</w:t>
      </w:r>
      <w:proofErr w:type="spellEnd"/>
      <w:r>
        <w:t xml:space="preserve"> using cell type labels derived from clustering. The </w:t>
      </w:r>
      <w:proofErr w:type="spellStart"/>
      <w:r>
        <w:rPr>
          <w:i/>
        </w:rPr>
        <w:t>obs_subset</w:t>
      </w:r>
      <w:proofErr w:type="spellEnd"/>
      <w:r>
        <w:t xml:space="preserve"> field can be used to denote biological subsets of observations such as T-cell, epithelial cell, etc. Each </w:t>
      </w:r>
      <w:proofErr w:type="spellStart"/>
      <w:r>
        <w:t>subsetted</w:t>
      </w:r>
      <w:proofErr w:type="spellEnd"/>
      <w:r>
        <w:t xml:space="preserve"> normalized matrix will undergo a similar workflow of scaling, dimensionality reduction, 2-D embedding, and clustering to identify subpopulations within each major cell type. Feature annotation and ID classes are not shown.</w:t>
      </w:r>
    </w:p>
    <w:p w14:paraId="52BADE22" w14:textId="77777777" w:rsidR="00033130" w:rsidRDefault="00033130" w:rsidP="00222DB8"/>
    <w:p w14:paraId="65E8B170" w14:textId="77777777" w:rsidR="00033130" w:rsidRDefault="00033130" w:rsidP="00222DB8"/>
    <w:p w14:paraId="2AEC15E4" w14:textId="77777777" w:rsidR="00033130" w:rsidRDefault="00033130" w:rsidP="00222DB8"/>
    <w:p w14:paraId="3E109D80" w14:textId="77777777" w:rsidR="00033130" w:rsidRDefault="00000000" w:rsidP="00222DB8">
      <w:r>
        <w:br w:type="page"/>
      </w:r>
    </w:p>
    <w:p w14:paraId="1E7710E4" w14:textId="77777777" w:rsidR="00033130" w:rsidRDefault="00033130" w:rsidP="00222DB8"/>
    <w:p w14:paraId="58CFC90D" w14:textId="77777777" w:rsidR="00033130" w:rsidRDefault="00000000" w:rsidP="00222DB8">
      <w:r>
        <w:rPr>
          <w:noProof/>
        </w:rPr>
        <w:drawing>
          <wp:inline distT="114300" distB="114300" distL="114300" distR="114300" wp14:anchorId="26C93482" wp14:editId="0FF01D92">
            <wp:extent cx="6858000" cy="3848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858000" cy="3848100"/>
                    </a:xfrm>
                    <a:prstGeom prst="rect">
                      <a:avLst/>
                    </a:prstGeom>
                    <a:ln/>
                  </pic:spPr>
                </pic:pic>
              </a:graphicData>
            </a:graphic>
          </wp:inline>
        </w:drawing>
      </w:r>
    </w:p>
    <w:p w14:paraId="3660E9D7" w14:textId="4D3993A0" w:rsidR="00033130" w:rsidRDefault="00000000" w:rsidP="00222DB8">
      <w:r>
        <w:rPr>
          <w:b/>
        </w:rPr>
        <w:t>Supplementary Figure 4. Imaging-based analysis workflow that produces FOMs.</w:t>
      </w:r>
      <w:r>
        <w:t xml:space="preserve"> Several imaging-based technologies can examine tissue slides to quantify molecular and cellular features in 2-D or 3-D space. Image analysis methods (e.g., segmentation) or manual curation by an expert can be used to identify Regions of Interest (ROIs) such as cell neighborhoods on each slide. Spatial technologies yield two flavors of FOMs. First, 2-dimensional FOMs can be derived that quantify the intensity levels of each marker in each cell or ROI. These raw intensity matrices can be augmented by additional morphological characteristics, such as cell size and shape, as well as spatial motifs within ROIs. The 2D FOMs can be filtered, </w:t>
      </w:r>
      <w:proofErr w:type="gramStart"/>
      <w:r>
        <w:t>normalized</w:t>
      </w:r>
      <w:proofErr w:type="gramEnd"/>
      <w:r>
        <w:t xml:space="preserve"> and used in clustering and embedding workflows in a similar fashion to single-cell sequencing FOMs. Second, a 4-D FOM can be generated that stores the pixel-level intensities along the x- and y-coordinates in each cell or ROI for each channel/marker. This type of FOM can be analyzed with algorithms that work directly on pixel-level data, such as variational autoencoders, to produce a reduced </w:t>
      </w:r>
      <w:r>
        <w:lastRenderedPageBreak/>
        <w:t>dimensional matrix which can be used in clustering and embedding workflows. Feature annotation and ID classes are not shown.</w:t>
      </w:r>
    </w:p>
    <w:p w14:paraId="3ADD409E" w14:textId="77777777" w:rsidR="00DE3432" w:rsidRDefault="00DE3432" w:rsidP="00222DB8"/>
    <w:p w14:paraId="30D85DCD" w14:textId="77777777" w:rsidR="00DE3432" w:rsidRDefault="00DE3432" w:rsidP="00222DB8"/>
    <w:p w14:paraId="6B6D9A5F" w14:textId="77777777" w:rsidR="00DE3432" w:rsidRDefault="00DE3432" w:rsidP="00222DB8"/>
    <w:p w14:paraId="2414A983" w14:textId="74EC1014" w:rsidR="00DE3432" w:rsidRPr="00DE3432" w:rsidRDefault="00DE3432" w:rsidP="00DE3432">
      <w:pPr>
        <w:pStyle w:val="Heading6"/>
      </w:pPr>
      <w:r w:rsidRPr="00DE3432">
        <w:t>Fig. 1</w:t>
      </w:r>
    </w:p>
    <w:sectPr w:rsidR="00DE3432" w:rsidRPr="00DE3432" w:rsidSect="005F0BBC">
      <w:headerReference w:type="even" r:id="rId20"/>
      <w:headerReference w:type="default" r:id="rId21"/>
      <w:footerReference w:type="even" r:id="rId22"/>
      <w:footerReference w:type="default" r:id="rId23"/>
      <w:headerReference w:type="first" r:id="rId24"/>
      <w:footerReference w:type="first" r:id="rId25"/>
      <w:pgSz w:w="12240" w:h="15840"/>
      <w:pgMar w:top="1440" w:right="1080" w:bottom="1440" w:left="108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Pedro Madrigal" w:date="2022-11-27T18:09:00Z" w:initials="">
    <w:p w14:paraId="05501A5A" w14:textId="77777777" w:rsidR="00033130" w:rsidRDefault="00000000" w:rsidP="00222DB8">
      <w:r>
        <w:t>I'm not sure if the 'need' is clearly described above.</w:t>
      </w:r>
    </w:p>
  </w:comment>
  <w:comment w:id="23" w:author="Joshua Campbell" w:date="2023-01-23T10:44:00Z" w:initials="JC">
    <w:p w14:paraId="323B6AF8" w14:textId="77777777" w:rsidR="0069678F" w:rsidRDefault="0069678F" w:rsidP="00222DB8">
      <w:r>
        <w:rPr>
          <w:rStyle w:val="CommentReference"/>
        </w:rPr>
        <w:annotationRef/>
      </w:r>
      <w:r>
        <w:t xml:space="preserve">Good point. I have added an additional statement </w:t>
      </w:r>
    </w:p>
  </w:comment>
  <w:comment w:id="29" w:author="Pedro Madrigal" w:date="2022-11-27T17:46:00Z" w:initials="">
    <w:p w14:paraId="6D0FA684" w14:textId="59FD5C62" w:rsidR="00033130" w:rsidRDefault="00000000" w:rsidP="00222DB8">
      <w:r>
        <w:t>The file format seems to be YAML or JSON. I would say here 'schema' , 'configuration' or similar</w:t>
      </w:r>
    </w:p>
  </w:comment>
  <w:comment w:id="46" w:author="Joshua Campbell" w:date="2023-01-23T14:08:00Z" w:initials="JC">
    <w:p w14:paraId="39DE1482" w14:textId="77777777" w:rsidR="000E795B" w:rsidRDefault="000E795B" w:rsidP="00222DB8">
      <w:r>
        <w:rPr>
          <w:rStyle w:val="CommentReference"/>
        </w:rPr>
        <w:annotationRef/>
      </w:r>
      <w:r>
        <w:rPr>
          <w:highlight w:val="white"/>
        </w:rPr>
        <w:t>Add refs to consortia white papers</w:t>
      </w:r>
    </w:p>
  </w:comment>
  <w:comment w:id="77" w:author="Dan Schnell" w:date="2022-10-31T15:03:00Z" w:initials="">
    <w:p w14:paraId="589D5B14" w14:textId="55A54F4D" w:rsidR="00033130" w:rsidRDefault="00000000" w:rsidP="00222DB8">
      <w:r>
        <w:t>Would folks also agree also that inconsistent capture and availability of metadata period is an issue, and having a standards might help this.</w:t>
      </w:r>
    </w:p>
  </w:comment>
  <w:comment w:id="78" w:author="Joshua Campbell" w:date="2023-01-23T12:27:00Z" w:initials="JC">
    <w:p w14:paraId="6444BB5C" w14:textId="77777777" w:rsidR="003D2310" w:rsidRDefault="003D2310" w:rsidP="00222DB8">
      <w:r>
        <w:rPr>
          <w:rStyle w:val="CommentReference"/>
        </w:rPr>
        <w:annotationRef/>
      </w:r>
      <w:r>
        <w:t>Good point. I added that in as a point as well. The 3rd point is really the focus of MAMS.</w:t>
      </w:r>
    </w:p>
  </w:comment>
  <w:comment w:id="79" w:author="Dan Schnell" w:date="2022-10-31T14:54:00Z" w:initials="">
    <w:p w14:paraId="70483405" w14:textId="45867633" w:rsidR="00033130" w:rsidRDefault="00000000" w:rsidP="00222DB8">
      <w:r>
        <w:t>I suggest adding some language to the effect that the focus of our meta data standards development effort is primarily oriented to data analysis workflows that use FOMs. Upstream workflow information related to sample preparation for assays, sequencing protocol, etc. is also important for reproducibility and is accommodated in the MAMS schema (I think so), but is not a primary focus.</w:t>
      </w:r>
    </w:p>
  </w:comment>
  <w:comment w:id="80" w:author="Joshua Campbell" w:date="2023-01-23T12:18:00Z" w:initials="JC">
    <w:p w14:paraId="230BE933" w14:textId="77777777" w:rsidR="004664FF" w:rsidRDefault="004664FF" w:rsidP="00222DB8">
      <w:r>
        <w:rPr>
          <w:rStyle w:val="CommentReference"/>
        </w:rPr>
        <w:annotationRef/>
      </w:r>
      <w:r>
        <w:t xml:space="preserve">I added a statement below to highlight this point. </w:t>
      </w:r>
    </w:p>
  </w:comment>
  <w:comment w:id="99" w:author="Pedro Madrigal" w:date="2022-11-27T17:53:00Z" w:initials="">
    <w:p w14:paraId="700CF25E" w14:textId="77777777" w:rsidR="00033130" w:rsidRDefault="00000000" w:rsidP="00222DB8">
      <w:r>
        <w:t>I don't see REC here (it is defined in the main text)</w:t>
      </w:r>
    </w:p>
  </w:comment>
  <w:comment w:id="100" w:author="Joshua Campbell" w:date="2023-01-23T13:23:00Z" w:initials="JC">
    <w:p w14:paraId="68CBFD1D" w14:textId="77777777" w:rsidR="00D77F5E" w:rsidRDefault="00D77F5E" w:rsidP="00222DB8">
      <w:r>
        <w:rPr>
          <w:rStyle w:val="CommentReference"/>
        </w:rPr>
        <w:annotationRef/>
      </w:r>
      <w:r>
        <w:t xml:space="preserve">Thanks for pointing this out. We have added it to the figure and legend. </w:t>
      </w:r>
    </w:p>
  </w:comment>
  <w:comment w:id="107" w:author="Dan Schnell" w:date="2022-10-31T15:05:00Z" w:initials="">
    <w:p w14:paraId="0EBEBD3E" w14:textId="77777777" w:rsidR="00033130" w:rsidRDefault="00000000" w:rsidP="00222DB8">
      <w:r>
        <w:t>'data analysis' might be better here to make it clear not talking about mass spec or such.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501A5A" w15:done="0"/>
  <w15:commentEx w15:paraId="323B6AF8" w15:paraIdParent="05501A5A" w15:done="0"/>
  <w15:commentEx w15:paraId="6D0FA684" w15:done="0"/>
  <w15:commentEx w15:paraId="39DE1482" w15:done="0"/>
  <w15:commentEx w15:paraId="589D5B14" w15:done="0"/>
  <w15:commentEx w15:paraId="6444BB5C" w15:paraIdParent="589D5B14" w15:done="0"/>
  <w15:commentEx w15:paraId="70483405" w15:done="0"/>
  <w15:commentEx w15:paraId="230BE933" w15:paraIdParent="70483405" w15:done="0"/>
  <w15:commentEx w15:paraId="700CF25E" w15:done="0"/>
  <w15:commentEx w15:paraId="68CBFD1D" w15:paraIdParent="700CF25E" w15:done="0"/>
  <w15:commentEx w15:paraId="0EBEBD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8E38A" w16cex:dateUtc="2023-01-23T15:44:00Z"/>
  <w16cex:commentExtensible w16cex:durableId="27791373" w16cex:dateUtc="2023-01-23T19:08:00Z"/>
  <w16cex:commentExtensible w16cex:durableId="2778FBB8" w16cex:dateUtc="2023-01-23T17:27:00Z"/>
  <w16cex:commentExtensible w16cex:durableId="2778F9A8" w16cex:dateUtc="2023-01-23T17:18:00Z"/>
  <w16cex:commentExtensible w16cex:durableId="277908DA" w16cex:dateUtc="2023-01-23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501A5A" w16cid:durableId="2777ED49"/>
  <w16cid:commentId w16cid:paraId="323B6AF8" w16cid:durableId="2778E38A"/>
  <w16cid:commentId w16cid:paraId="6D0FA684" w16cid:durableId="2777ED4A"/>
  <w16cid:commentId w16cid:paraId="39DE1482" w16cid:durableId="27791373"/>
  <w16cid:commentId w16cid:paraId="589D5B14" w16cid:durableId="2777ED4C"/>
  <w16cid:commentId w16cid:paraId="6444BB5C" w16cid:durableId="2778FBB8"/>
  <w16cid:commentId w16cid:paraId="70483405" w16cid:durableId="2777ED4E"/>
  <w16cid:commentId w16cid:paraId="230BE933" w16cid:durableId="2778F9A8"/>
  <w16cid:commentId w16cid:paraId="700CF25E" w16cid:durableId="2777ED52"/>
  <w16cid:commentId w16cid:paraId="68CBFD1D" w16cid:durableId="277908DA"/>
  <w16cid:commentId w16cid:paraId="0EBEBD3E" w16cid:durableId="2777ED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62B38" w14:textId="77777777" w:rsidR="00E849FF" w:rsidRDefault="00E849FF" w:rsidP="00222DB8">
      <w:r>
        <w:separator/>
      </w:r>
    </w:p>
  </w:endnote>
  <w:endnote w:type="continuationSeparator" w:id="0">
    <w:p w14:paraId="7D79059D" w14:textId="77777777" w:rsidR="00E849FF" w:rsidRDefault="00E849FF" w:rsidP="00222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68905" w14:textId="77777777" w:rsidR="00BA4646" w:rsidRDefault="00BA4646" w:rsidP="00222D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4D5" w14:textId="77777777" w:rsidR="00BA4646" w:rsidRDefault="00BA4646" w:rsidP="00222D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41AD7" w14:textId="77777777" w:rsidR="00BA4646" w:rsidRDefault="00BA4646" w:rsidP="0022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26E72" w14:textId="77777777" w:rsidR="00E849FF" w:rsidRDefault="00E849FF" w:rsidP="00222DB8">
      <w:r>
        <w:separator/>
      </w:r>
    </w:p>
  </w:footnote>
  <w:footnote w:type="continuationSeparator" w:id="0">
    <w:p w14:paraId="6CBD3AB5" w14:textId="77777777" w:rsidR="00E849FF" w:rsidRDefault="00E849FF" w:rsidP="00222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4CE0" w14:textId="77777777" w:rsidR="00BA4646" w:rsidRDefault="00BA4646" w:rsidP="00222D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629D" w14:textId="77777777" w:rsidR="00BA4646" w:rsidRDefault="00BA4646" w:rsidP="00222D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E48D" w14:textId="77777777" w:rsidR="00BA4646" w:rsidRDefault="00BA4646" w:rsidP="00222DB8">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hua Campbell">
    <w15:presenceInfo w15:providerId="Windows Live" w15:userId="1fac0e6ada444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130"/>
    <w:rsid w:val="00033130"/>
    <w:rsid w:val="00060B46"/>
    <w:rsid w:val="00066259"/>
    <w:rsid w:val="000E795B"/>
    <w:rsid w:val="000F0302"/>
    <w:rsid w:val="00121EF6"/>
    <w:rsid w:val="001933FB"/>
    <w:rsid w:val="001A78FE"/>
    <w:rsid w:val="001A7C57"/>
    <w:rsid w:val="00222DB8"/>
    <w:rsid w:val="0022698D"/>
    <w:rsid w:val="0025102D"/>
    <w:rsid w:val="00280B7A"/>
    <w:rsid w:val="002B1047"/>
    <w:rsid w:val="002E72C6"/>
    <w:rsid w:val="00336913"/>
    <w:rsid w:val="003B3D29"/>
    <w:rsid w:val="003D2310"/>
    <w:rsid w:val="003D2F02"/>
    <w:rsid w:val="003E010E"/>
    <w:rsid w:val="00416CA4"/>
    <w:rsid w:val="004664FF"/>
    <w:rsid w:val="004775DC"/>
    <w:rsid w:val="004B78AB"/>
    <w:rsid w:val="005031E6"/>
    <w:rsid w:val="005C0539"/>
    <w:rsid w:val="005C68D1"/>
    <w:rsid w:val="005F0BBC"/>
    <w:rsid w:val="00612DD1"/>
    <w:rsid w:val="006167F5"/>
    <w:rsid w:val="0069678F"/>
    <w:rsid w:val="006A3CB0"/>
    <w:rsid w:val="006C2E82"/>
    <w:rsid w:val="006C2F5A"/>
    <w:rsid w:val="0072062F"/>
    <w:rsid w:val="00790755"/>
    <w:rsid w:val="007E031C"/>
    <w:rsid w:val="00863741"/>
    <w:rsid w:val="008841D6"/>
    <w:rsid w:val="008D7AFD"/>
    <w:rsid w:val="009041FC"/>
    <w:rsid w:val="009063D2"/>
    <w:rsid w:val="00933F44"/>
    <w:rsid w:val="00960A7B"/>
    <w:rsid w:val="00995BA3"/>
    <w:rsid w:val="009A073C"/>
    <w:rsid w:val="00A03F08"/>
    <w:rsid w:val="00A12435"/>
    <w:rsid w:val="00A24E4F"/>
    <w:rsid w:val="00A369AF"/>
    <w:rsid w:val="00AA1A8E"/>
    <w:rsid w:val="00AA6F97"/>
    <w:rsid w:val="00AC6655"/>
    <w:rsid w:val="00AF46A8"/>
    <w:rsid w:val="00BA3DDF"/>
    <w:rsid w:val="00BA4359"/>
    <w:rsid w:val="00BA4646"/>
    <w:rsid w:val="00C03211"/>
    <w:rsid w:val="00C1206D"/>
    <w:rsid w:val="00C14A27"/>
    <w:rsid w:val="00C777FA"/>
    <w:rsid w:val="00C901CB"/>
    <w:rsid w:val="00CA0248"/>
    <w:rsid w:val="00CF7B9E"/>
    <w:rsid w:val="00D77F5E"/>
    <w:rsid w:val="00DA4AE0"/>
    <w:rsid w:val="00DE3432"/>
    <w:rsid w:val="00E62DF8"/>
    <w:rsid w:val="00E849FF"/>
    <w:rsid w:val="00EA039B"/>
    <w:rsid w:val="00EE4817"/>
    <w:rsid w:val="00F020B2"/>
    <w:rsid w:val="00F05E99"/>
    <w:rsid w:val="00F73E67"/>
    <w:rsid w:val="00F82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E182A"/>
  <w15:docId w15:val="{4F5548F3-B7F0-DD4D-97F5-7BCA095C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4F"/>
    <w:pPr>
      <w:spacing w:line="480" w:lineRule="auto"/>
      <w:jc w:val="both"/>
    </w:pPr>
    <w:rPr>
      <w:rFonts w:ascii="Times New Roman" w:hAnsi="Times New Roman"/>
      <w:sz w:val="24"/>
    </w:rPr>
  </w:style>
  <w:style w:type="paragraph" w:styleId="Heading1">
    <w:name w:val="heading 1"/>
    <w:basedOn w:val="Normal"/>
    <w:next w:val="Normal"/>
    <w:uiPriority w:val="9"/>
    <w:qFormat/>
    <w:rsid w:val="003B3D29"/>
    <w:pPr>
      <w:jc w:val="center"/>
      <w:outlineLvl w:val="0"/>
    </w:pPr>
    <w:rPr>
      <w:b/>
    </w:rPr>
  </w:style>
  <w:style w:type="paragraph" w:styleId="Heading2">
    <w:name w:val="heading 2"/>
    <w:basedOn w:val="Heading1"/>
    <w:next w:val="Normal"/>
    <w:uiPriority w:val="9"/>
    <w:unhideWhenUsed/>
    <w:qFormat/>
    <w:rsid w:val="00EE4817"/>
    <w:pPr>
      <w:outlineLvl w:val="1"/>
    </w:pPr>
    <w:rPr>
      <w:rFonts w:ascii="Arial" w:hAnsi="Arial"/>
    </w:rPr>
  </w:style>
  <w:style w:type="paragraph" w:styleId="Heading3">
    <w:name w:val="heading 3"/>
    <w:basedOn w:val="Normal"/>
    <w:next w:val="Normal"/>
    <w:uiPriority w:val="9"/>
    <w:unhideWhenUsed/>
    <w:qFormat/>
    <w:rsid w:val="00222DB8"/>
    <w:pPr>
      <w:outlineLvl w:val="2"/>
    </w:pPr>
    <w:rPr>
      <w:sz w:val="18"/>
      <w:szCs w:val="18"/>
    </w:rPr>
  </w:style>
  <w:style w:type="paragraph" w:styleId="Heading4">
    <w:name w:val="heading 4"/>
    <w:basedOn w:val="Normal"/>
    <w:next w:val="Normal"/>
    <w:uiPriority w:val="9"/>
    <w:unhideWhenUsed/>
    <w:qFormat/>
    <w:rsid w:val="00336913"/>
    <w:pPr>
      <w:outlineLvl w:val="3"/>
    </w:pPr>
    <w:rPr>
      <w:b/>
    </w:rPr>
  </w:style>
  <w:style w:type="paragraph" w:styleId="Heading5">
    <w:name w:val="heading 5"/>
    <w:basedOn w:val="Normal"/>
    <w:next w:val="Normal"/>
    <w:uiPriority w:val="9"/>
    <w:unhideWhenUsed/>
    <w:qFormat/>
    <w:rsid w:val="00DA4AE0"/>
    <w:pPr>
      <w:outlineLvl w:val="4"/>
    </w:pPr>
    <w:rPr>
      <w:b/>
      <w:bCs/>
      <w:iCs/>
    </w:rPr>
  </w:style>
  <w:style w:type="paragraph" w:styleId="Heading6">
    <w:name w:val="heading 6"/>
    <w:basedOn w:val="Normal"/>
    <w:next w:val="Normal"/>
    <w:uiPriority w:val="9"/>
    <w:unhideWhenUsed/>
    <w:qFormat/>
    <w:rsid w:val="00DE3432"/>
    <w:pPr>
      <w:jc w:val="right"/>
      <w:outlineLvl w:val="5"/>
    </w:pPr>
    <w:rPr>
      <w:rFonts w:ascii="Arial" w:hAnsi="Arial"/>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222DB8"/>
    <w:pPr>
      <w:jc w:val="left"/>
    </w:p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BA4646"/>
    <w:pPr>
      <w:tabs>
        <w:tab w:val="center" w:pos="4680"/>
        <w:tab w:val="right" w:pos="9360"/>
      </w:tabs>
      <w:spacing w:line="240" w:lineRule="auto"/>
    </w:pPr>
  </w:style>
  <w:style w:type="character" w:customStyle="1" w:styleId="HeaderChar">
    <w:name w:val="Header Char"/>
    <w:basedOn w:val="DefaultParagraphFont"/>
    <w:link w:val="Header"/>
    <w:uiPriority w:val="99"/>
    <w:rsid w:val="00BA4646"/>
  </w:style>
  <w:style w:type="paragraph" w:styleId="Footer">
    <w:name w:val="footer"/>
    <w:basedOn w:val="Normal"/>
    <w:link w:val="FooterChar"/>
    <w:uiPriority w:val="99"/>
    <w:unhideWhenUsed/>
    <w:rsid w:val="00BA4646"/>
    <w:pPr>
      <w:tabs>
        <w:tab w:val="center" w:pos="4680"/>
        <w:tab w:val="right" w:pos="9360"/>
      </w:tabs>
      <w:spacing w:line="240" w:lineRule="auto"/>
    </w:pPr>
  </w:style>
  <w:style w:type="character" w:customStyle="1" w:styleId="FooterChar">
    <w:name w:val="Footer Char"/>
    <w:basedOn w:val="DefaultParagraphFont"/>
    <w:link w:val="Footer"/>
    <w:uiPriority w:val="99"/>
    <w:rsid w:val="00BA4646"/>
  </w:style>
  <w:style w:type="paragraph" w:styleId="ListParagraph">
    <w:name w:val="List Paragraph"/>
    <w:basedOn w:val="Normal"/>
    <w:uiPriority w:val="34"/>
    <w:qFormat/>
    <w:rsid w:val="009041FC"/>
    <w:pPr>
      <w:ind w:left="720"/>
      <w:contextualSpacing/>
    </w:pPr>
  </w:style>
  <w:style w:type="paragraph" w:styleId="Revision">
    <w:name w:val="Revision"/>
    <w:hidden/>
    <w:uiPriority w:val="99"/>
    <w:semiHidden/>
    <w:rsid w:val="001933FB"/>
    <w:pPr>
      <w:spacing w:line="240" w:lineRule="auto"/>
    </w:pPr>
  </w:style>
  <w:style w:type="paragraph" w:styleId="CommentSubject">
    <w:name w:val="annotation subject"/>
    <w:basedOn w:val="CommentText"/>
    <w:next w:val="CommentText"/>
    <w:link w:val="CommentSubjectChar"/>
    <w:uiPriority w:val="99"/>
    <w:semiHidden/>
    <w:unhideWhenUsed/>
    <w:rsid w:val="0069678F"/>
    <w:rPr>
      <w:b/>
      <w:bCs/>
    </w:rPr>
  </w:style>
  <w:style w:type="character" w:customStyle="1" w:styleId="CommentSubjectChar">
    <w:name w:val="Comment Subject Char"/>
    <w:basedOn w:val="CommentTextChar"/>
    <w:link w:val="CommentSubject"/>
    <w:uiPriority w:val="99"/>
    <w:semiHidden/>
    <w:rsid w:val="0069678F"/>
    <w:rPr>
      <w:b/>
      <w:bCs/>
      <w:sz w:val="20"/>
      <w:szCs w:val="20"/>
    </w:rPr>
  </w:style>
  <w:style w:type="character" w:styleId="PlaceholderText">
    <w:name w:val="Placeholder Text"/>
    <w:basedOn w:val="DefaultParagraphFont"/>
    <w:uiPriority w:val="99"/>
    <w:semiHidden/>
    <w:rsid w:val="000E795B"/>
    <w:rPr>
      <w:color w:val="808080"/>
    </w:rPr>
  </w:style>
  <w:style w:type="character" w:styleId="LineNumber">
    <w:name w:val="line number"/>
    <w:basedOn w:val="DefaultParagraphFont"/>
    <w:uiPriority w:val="99"/>
    <w:semiHidden/>
    <w:unhideWhenUsed/>
    <w:rsid w:val="005F0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911">
      <w:bodyDiv w:val="1"/>
      <w:marLeft w:val="0"/>
      <w:marRight w:val="0"/>
      <w:marTop w:val="0"/>
      <w:marBottom w:val="0"/>
      <w:divBdr>
        <w:top w:val="none" w:sz="0" w:space="0" w:color="auto"/>
        <w:left w:val="none" w:sz="0" w:space="0" w:color="auto"/>
        <w:bottom w:val="none" w:sz="0" w:space="0" w:color="auto"/>
        <w:right w:val="none" w:sz="0" w:space="0" w:color="auto"/>
      </w:divBdr>
    </w:div>
    <w:div w:id="55932867">
      <w:bodyDiv w:val="1"/>
      <w:marLeft w:val="0"/>
      <w:marRight w:val="0"/>
      <w:marTop w:val="0"/>
      <w:marBottom w:val="0"/>
      <w:divBdr>
        <w:top w:val="none" w:sz="0" w:space="0" w:color="auto"/>
        <w:left w:val="none" w:sz="0" w:space="0" w:color="auto"/>
        <w:bottom w:val="none" w:sz="0" w:space="0" w:color="auto"/>
        <w:right w:val="none" w:sz="0" w:space="0" w:color="auto"/>
      </w:divBdr>
      <w:divsChild>
        <w:div w:id="1902790380">
          <w:marLeft w:val="640"/>
          <w:marRight w:val="0"/>
          <w:marTop w:val="0"/>
          <w:marBottom w:val="0"/>
          <w:divBdr>
            <w:top w:val="none" w:sz="0" w:space="0" w:color="auto"/>
            <w:left w:val="none" w:sz="0" w:space="0" w:color="auto"/>
            <w:bottom w:val="none" w:sz="0" w:space="0" w:color="auto"/>
            <w:right w:val="none" w:sz="0" w:space="0" w:color="auto"/>
          </w:divBdr>
        </w:div>
        <w:div w:id="1501235989">
          <w:marLeft w:val="640"/>
          <w:marRight w:val="0"/>
          <w:marTop w:val="0"/>
          <w:marBottom w:val="0"/>
          <w:divBdr>
            <w:top w:val="none" w:sz="0" w:space="0" w:color="auto"/>
            <w:left w:val="none" w:sz="0" w:space="0" w:color="auto"/>
            <w:bottom w:val="none" w:sz="0" w:space="0" w:color="auto"/>
            <w:right w:val="none" w:sz="0" w:space="0" w:color="auto"/>
          </w:divBdr>
        </w:div>
        <w:div w:id="815878042">
          <w:marLeft w:val="640"/>
          <w:marRight w:val="0"/>
          <w:marTop w:val="0"/>
          <w:marBottom w:val="0"/>
          <w:divBdr>
            <w:top w:val="none" w:sz="0" w:space="0" w:color="auto"/>
            <w:left w:val="none" w:sz="0" w:space="0" w:color="auto"/>
            <w:bottom w:val="none" w:sz="0" w:space="0" w:color="auto"/>
            <w:right w:val="none" w:sz="0" w:space="0" w:color="auto"/>
          </w:divBdr>
        </w:div>
        <w:div w:id="1805154210">
          <w:marLeft w:val="640"/>
          <w:marRight w:val="0"/>
          <w:marTop w:val="0"/>
          <w:marBottom w:val="0"/>
          <w:divBdr>
            <w:top w:val="none" w:sz="0" w:space="0" w:color="auto"/>
            <w:left w:val="none" w:sz="0" w:space="0" w:color="auto"/>
            <w:bottom w:val="none" w:sz="0" w:space="0" w:color="auto"/>
            <w:right w:val="none" w:sz="0" w:space="0" w:color="auto"/>
          </w:divBdr>
        </w:div>
        <w:div w:id="579144695">
          <w:marLeft w:val="640"/>
          <w:marRight w:val="0"/>
          <w:marTop w:val="0"/>
          <w:marBottom w:val="0"/>
          <w:divBdr>
            <w:top w:val="none" w:sz="0" w:space="0" w:color="auto"/>
            <w:left w:val="none" w:sz="0" w:space="0" w:color="auto"/>
            <w:bottom w:val="none" w:sz="0" w:space="0" w:color="auto"/>
            <w:right w:val="none" w:sz="0" w:space="0" w:color="auto"/>
          </w:divBdr>
        </w:div>
        <w:div w:id="52626834">
          <w:marLeft w:val="640"/>
          <w:marRight w:val="0"/>
          <w:marTop w:val="0"/>
          <w:marBottom w:val="0"/>
          <w:divBdr>
            <w:top w:val="none" w:sz="0" w:space="0" w:color="auto"/>
            <w:left w:val="none" w:sz="0" w:space="0" w:color="auto"/>
            <w:bottom w:val="none" w:sz="0" w:space="0" w:color="auto"/>
            <w:right w:val="none" w:sz="0" w:space="0" w:color="auto"/>
          </w:divBdr>
        </w:div>
        <w:div w:id="853109789">
          <w:marLeft w:val="640"/>
          <w:marRight w:val="0"/>
          <w:marTop w:val="0"/>
          <w:marBottom w:val="0"/>
          <w:divBdr>
            <w:top w:val="none" w:sz="0" w:space="0" w:color="auto"/>
            <w:left w:val="none" w:sz="0" w:space="0" w:color="auto"/>
            <w:bottom w:val="none" w:sz="0" w:space="0" w:color="auto"/>
            <w:right w:val="none" w:sz="0" w:space="0" w:color="auto"/>
          </w:divBdr>
        </w:div>
        <w:div w:id="1296524234">
          <w:marLeft w:val="640"/>
          <w:marRight w:val="0"/>
          <w:marTop w:val="0"/>
          <w:marBottom w:val="0"/>
          <w:divBdr>
            <w:top w:val="none" w:sz="0" w:space="0" w:color="auto"/>
            <w:left w:val="none" w:sz="0" w:space="0" w:color="auto"/>
            <w:bottom w:val="none" w:sz="0" w:space="0" w:color="auto"/>
            <w:right w:val="none" w:sz="0" w:space="0" w:color="auto"/>
          </w:divBdr>
        </w:div>
        <w:div w:id="1809786890">
          <w:marLeft w:val="640"/>
          <w:marRight w:val="0"/>
          <w:marTop w:val="0"/>
          <w:marBottom w:val="0"/>
          <w:divBdr>
            <w:top w:val="none" w:sz="0" w:space="0" w:color="auto"/>
            <w:left w:val="none" w:sz="0" w:space="0" w:color="auto"/>
            <w:bottom w:val="none" w:sz="0" w:space="0" w:color="auto"/>
            <w:right w:val="none" w:sz="0" w:space="0" w:color="auto"/>
          </w:divBdr>
        </w:div>
        <w:div w:id="142426956">
          <w:marLeft w:val="640"/>
          <w:marRight w:val="0"/>
          <w:marTop w:val="0"/>
          <w:marBottom w:val="0"/>
          <w:divBdr>
            <w:top w:val="none" w:sz="0" w:space="0" w:color="auto"/>
            <w:left w:val="none" w:sz="0" w:space="0" w:color="auto"/>
            <w:bottom w:val="none" w:sz="0" w:space="0" w:color="auto"/>
            <w:right w:val="none" w:sz="0" w:space="0" w:color="auto"/>
          </w:divBdr>
        </w:div>
        <w:div w:id="1224677231">
          <w:marLeft w:val="640"/>
          <w:marRight w:val="0"/>
          <w:marTop w:val="0"/>
          <w:marBottom w:val="0"/>
          <w:divBdr>
            <w:top w:val="none" w:sz="0" w:space="0" w:color="auto"/>
            <w:left w:val="none" w:sz="0" w:space="0" w:color="auto"/>
            <w:bottom w:val="none" w:sz="0" w:space="0" w:color="auto"/>
            <w:right w:val="none" w:sz="0" w:space="0" w:color="auto"/>
          </w:divBdr>
        </w:div>
      </w:divsChild>
    </w:div>
    <w:div w:id="135073588">
      <w:bodyDiv w:val="1"/>
      <w:marLeft w:val="0"/>
      <w:marRight w:val="0"/>
      <w:marTop w:val="0"/>
      <w:marBottom w:val="0"/>
      <w:divBdr>
        <w:top w:val="none" w:sz="0" w:space="0" w:color="auto"/>
        <w:left w:val="none" w:sz="0" w:space="0" w:color="auto"/>
        <w:bottom w:val="none" w:sz="0" w:space="0" w:color="auto"/>
        <w:right w:val="none" w:sz="0" w:space="0" w:color="auto"/>
      </w:divBdr>
    </w:div>
    <w:div w:id="137959321">
      <w:bodyDiv w:val="1"/>
      <w:marLeft w:val="0"/>
      <w:marRight w:val="0"/>
      <w:marTop w:val="0"/>
      <w:marBottom w:val="0"/>
      <w:divBdr>
        <w:top w:val="none" w:sz="0" w:space="0" w:color="auto"/>
        <w:left w:val="none" w:sz="0" w:space="0" w:color="auto"/>
        <w:bottom w:val="none" w:sz="0" w:space="0" w:color="auto"/>
        <w:right w:val="none" w:sz="0" w:space="0" w:color="auto"/>
      </w:divBdr>
    </w:div>
    <w:div w:id="141124203">
      <w:bodyDiv w:val="1"/>
      <w:marLeft w:val="0"/>
      <w:marRight w:val="0"/>
      <w:marTop w:val="0"/>
      <w:marBottom w:val="0"/>
      <w:divBdr>
        <w:top w:val="none" w:sz="0" w:space="0" w:color="auto"/>
        <w:left w:val="none" w:sz="0" w:space="0" w:color="auto"/>
        <w:bottom w:val="none" w:sz="0" w:space="0" w:color="auto"/>
        <w:right w:val="none" w:sz="0" w:space="0" w:color="auto"/>
      </w:divBdr>
    </w:div>
    <w:div w:id="167907826">
      <w:bodyDiv w:val="1"/>
      <w:marLeft w:val="0"/>
      <w:marRight w:val="0"/>
      <w:marTop w:val="0"/>
      <w:marBottom w:val="0"/>
      <w:divBdr>
        <w:top w:val="none" w:sz="0" w:space="0" w:color="auto"/>
        <w:left w:val="none" w:sz="0" w:space="0" w:color="auto"/>
        <w:bottom w:val="none" w:sz="0" w:space="0" w:color="auto"/>
        <w:right w:val="none" w:sz="0" w:space="0" w:color="auto"/>
      </w:divBdr>
      <w:divsChild>
        <w:div w:id="2005743852">
          <w:marLeft w:val="640"/>
          <w:marRight w:val="0"/>
          <w:marTop w:val="0"/>
          <w:marBottom w:val="0"/>
          <w:divBdr>
            <w:top w:val="none" w:sz="0" w:space="0" w:color="auto"/>
            <w:left w:val="none" w:sz="0" w:space="0" w:color="auto"/>
            <w:bottom w:val="none" w:sz="0" w:space="0" w:color="auto"/>
            <w:right w:val="none" w:sz="0" w:space="0" w:color="auto"/>
          </w:divBdr>
        </w:div>
        <w:div w:id="1563517274">
          <w:marLeft w:val="640"/>
          <w:marRight w:val="0"/>
          <w:marTop w:val="0"/>
          <w:marBottom w:val="0"/>
          <w:divBdr>
            <w:top w:val="none" w:sz="0" w:space="0" w:color="auto"/>
            <w:left w:val="none" w:sz="0" w:space="0" w:color="auto"/>
            <w:bottom w:val="none" w:sz="0" w:space="0" w:color="auto"/>
            <w:right w:val="none" w:sz="0" w:space="0" w:color="auto"/>
          </w:divBdr>
        </w:div>
        <w:div w:id="1849439895">
          <w:marLeft w:val="640"/>
          <w:marRight w:val="0"/>
          <w:marTop w:val="0"/>
          <w:marBottom w:val="0"/>
          <w:divBdr>
            <w:top w:val="none" w:sz="0" w:space="0" w:color="auto"/>
            <w:left w:val="none" w:sz="0" w:space="0" w:color="auto"/>
            <w:bottom w:val="none" w:sz="0" w:space="0" w:color="auto"/>
            <w:right w:val="none" w:sz="0" w:space="0" w:color="auto"/>
          </w:divBdr>
        </w:div>
        <w:div w:id="1479613512">
          <w:marLeft w:val="640"/>
          <w:marRight w:val="0"/>
          <w:marTop w:val="0"/>
          <w:marBottom w:val="0"/>
          <w:divBdr>
            <w:top w:val="none" w:sz="0" w:space="0" w:color="auto"/>
            <w:left w:val="none" w:sz="0" w:space="0" w:color="auto"/>
            <w:bottom w:val="none" w:sz="0" w:space="0" w:color="auto"/>
            <w:right w:val="none" w:sz="0" w:space="0" w:color="auto"/>
          </w:divBdr>
        </w:div>
        <w:div w:id="353650573">
          <w:marLeft w:val="640"/>
          <w:marRight w:val="0"/>
          <w:marTop w:val="0"/>
          <w:marBottom w:val="0"/>
          <w:divBdr>
            <w:top w:val="none" w:sz="0" w:space="0" w:color="auto"/>
            <w:left w:val="none" w:sz="0" w:space="0" w:color="auto"/>
            <w:bottom w:val="none" w:sz="0" w:space="0" w:color="auto"/>
            <w:right w:val="none" w:sz="0" w:space="0" w:color="auto"/>
          </w:divBdr>
        </w:div>
        <w:div w:id="347948896">
          <w:marLeft w:val="640"/>
          <w:marRight w:val="0"/>
          <w:marTop w:val="0"/>
          <w:marBottom w:val="0"/>
          <w:divBdr>
            <w:top w:val="none" w:sz="0" w:space="0" w:color="auto"/>
            <w:left w:val="none" w:sz="0" w:space="0" w:color="auto"/>
            <w:bottom w:val="none" w:sz="0" w:space="0" w:color="auto"/>
            <w:right w:val="none" w:sz="0" w:space="0" w:color="auto"/>
          </w:divBdr>
        </w:div>
        <w:div w:id="986860491">
          <w:marLeft w:val="640"/>
          <w:marRight w:val="0"/>
          <w:marTop w:val="0"/>
          <w:marBottom w:val="0"/>
          <w:divBdr>
            <w:top w:val="none" w:sz="0" w:space="0" w:color="auto"/>
            <w:left w:val="none" w:sz="0" w:space="0" w:color="auto"/>
            <w:bottom w:val="none" w:sz="0" w:space="0" w:color="auto"/>
            <w:right w:val="none" w:sz="0" w:space="0" w:color="auto"/>
          </w:divBdr>
        </w:div>
        <w:div w:id="979118211">
          <w:marLeft w:val="640"/>
          <w:marRight w:val="0"/>
          <w:marTop w:val="0"/>
          <w:marBottom w:val="0"/>
          <w:divBdr>
            <w:top w:val="none" w:sz="0" w:space="0" w:color="auto"/>
            <w:left w:val="none" w:sz="0" w:space="0" w:color="auto"/>
            <w:bottom w:val="none" w:sz="0" w:space="0" w:color="auto"/>
            <w:right w:val="none" w:sz="0" w:space="0" w:color="auto"/>
          </w:divBdr>
        </w:div>
        <w:div w:id="1200360289">
          <w:marLeft w:val="640"/>
          <w:marRight w:val="0"/>
          <w:marTop w:val="0"/>
          <w:marBottom w:val="0"/>
          <w:divBdr>
            <w:top w:val="none" w:sz="0" w:space="0" w:color="auto"/>
            <w:left w:val="none" w:sz="0" w:space="0" w:color="auto"/>
            <w:bottom w:val="none" w:sz="0" w:space="0" w:color="auto"/>
            <w:right w:val="none" w:sz="0" w:space="0" w:color="auto"/>
          </w:divBdr>
        </w:div>
        <w:div w:id="149097843">
          <w:marLeft w:val="640"/>
          <w:marRight w:val="0"/>
          <w:marTop w:val="0"/>
          <w:marBottom w:val="0"/>
          <w:divBdr>
            <w:top w:val="none" w:sz="0" w:space="0" w:color="auto"/>
            <w:left w:val="none" w:sz="0" w:space="0" w:color="auto"/>
            <w:bottom w:val="none" w:sz="0" w:space="0" w:color="auto"/>
            <w:right w:val="none" w:sz="0" w:space="0" w:color="auto"/>
          </w:divBdr>
        </w:div>
      </w:divsChild>
    </w:div>
    <w:div w:id="194196312">
      <w:bodyDiv w:val="1"/>
      <w:marLeft w:val="0"/>
      <w:marRight w:val="0"/>
      <w:marTop w:val="0"/>
      <w:marBottom w:val="0"/>
      <w:divBdr>
        <w:top w:val="none" w:sz="0" w:space="0" w:color="auto"/>
        <w:left w:val="none" w:sz="0" w:space="0" w:color="auto"/>
        <w:bottom w:val="none" w:sz="0" w:space="0" w:color="auto"/>
        <w:right w:val="none" w:sz="0" w:space="0" w:color="auto"/>
      </w:divBdr>
      <w:divsChild>
        <w:div w:id="1565095759">
          <w:marLeft w:val="640"/>
          <w:marRight w:val="0"/>
          <w:marTop w:val="0"/>
          <w:marBottom w:val="0"/>
          <w:divBdr>
            <w:top w:val="none" w:sz="0" w:space="0" w:color="auto"/>
            <w:left w:val="none" w:sz="0" w:space="0" w:color="auto"/>
            <w:bottom w:val="none" w:sz="0" w:space="0" w:color="auto"/>
            <w:right w:val="none" w:sz="0" w:space="0" w:color="auto"/>
          </w:divBdr>
        </w:div>
        <w:div w:id="843395758">
          <w:marLeft w:val="640"/>
          <w:marRight w:val="0"/>
          <w:marTop w:val="0"/>
          <w:marBottom w:val="0"/>
          <w:divBdr>
            <w:top w:val="none" w:sz="0" w:space="0" w:color="auto"/>
            <w:left w:val="none" w:sz="0" w:space="0" w:color="auto"/>
            <w:bottom w:val="none" w:sz="0" w:space="0" w:color="auto"/>
            <w:right w:val="none" w:sz="0" w:space="0" w:color="auto"/>
          </w:divBdr>
        </w:div>
        <w:div w:id="1411198778">
          <w:marLeft w:val="640"/>
          <w:marRight w:val="0"/>
          <w:marTop w:val="0"/>
          <w:marBottom w:val="0"/>
          <w:divBdr>
            <w:top w:val="none" w:sz="0" w:space="0" w:color="auto"/>
            <w:left w:val="none" w:sz="0" w:space="0" w:color="auto"/>
            <w:bottom w:val="none" w:sz="0" w:space="0" w:color="auto"/>
            <w:right w:val="none" w:sz="0" w:space="0" w:color="auto"/>
          </w:divBdr>
        </w:div>
        <w:div w:id="1429539167">
          <w:marLeft w:val="640"/>
          <w:marRight w:val="0"/>
          <w:marTop w:val="0"/>
          <w:marBottom w:val="0"/>
          <w:divBdr>
            <w:top w:val="none" w:sz="0" w:space="0" w:color="auto"/>
            <w:left w:val="none" w:sz="0" w:space="0" w:color="auto"/>
            <w:bottom w:val="none" w:sz="0" w:space="0" w:color="auto"/>
            <w:right w:val="none" w:sz="0" w:space="0" w:color="auto"/>
          </w:divBdr>
        </w:div>
        <w:div w:id="29569668">
          <w:marLeft w:val="640"/>
          <w:marRight w:val="0"/>
          <w:marTop w:val="0"/>
          <w:marBottom w:val="0"/>
          <w:divBdr>
            <w:top w:val="none" w:sz="0" w:space="0" w:color="auto"/>
            <w:left w:val="none" w:sz="0" w:space="0" w:color="auto"/>
            <w:bottom w:val="none" w:sz="0" w:space="0" w:color="auto"/>
            <w:right w:val="none" w:sz="0" w:space="0" w:color="auto"/>
          </w:divBdr>
        </w:div>
        <w:div w:id="37124478">
          <w:marLeft w:val="640"/>
          <w:marRight w:val="0"/>
          <w:marTop w:val="0"/>
          <w:marBottom w:val="0"/>
          <w:divBdr>
            <w:top w:val="none" w:sz="0" w:space="0" w:color="auto"/>
            <w:left w:val="none" w:sz="0" w:space="0" w:color="auto"/>
            <w:bottom w:val="none" w:sz="0" w:space="0" w:color="auto"/>
            <w:right w:val="none" w:sz="0" w:space="0" w:color="auto"/>
          </w:divBdr>
        </w:div>
        <w:div w:id="357967583">
          <w:marLeft w:val="640"/>
          <w:marRight w:val="0"/>
          <w:marTop w:val="0"/>
          <w:marBottom w:val="0"/>
          <w:divBdr>
            <w:top w:val="none" w:sz="0" w:space="0" w:color="auto"/>
            <w:left w:val="none" w:sz="0" w:space="0" w:color="auto"/>
            <w:bottom w:val="none" w:sz="0" w:space="0" w:color="auto"/>
            <w:right w:val="none" w:sz="0" w:space="0" w:color="auto"/>
          </w:divBdr>
        </w:div>
        <w:div w:id="1467160914">
          <w:marLeft w:val="640"/>
          <w:marRight w:val="0"/>
          <w:marTop w:val="0"/>
          <w:marBottom w:val="0"/>
          <w:divBdr>
            <w:top w:val="none" w:sz="0" w:space="0" w:color="auto"/>
            <w:left w:val="none" w:sz="0" w:space="0" w:color="auto"/>
            <w:bottom w:val="none" w:sz="0" w:space="0" w:color="auto"/>
            <w:right w:val="none" w:sz="0" w:space="0" w:color="auto"/>
          </w:divBdr>
        </w:div>
        <w:div w:id="2058969138">
          <w:marLeft w:val="640"/>
          <w:marRight w:val="0"/>
          <w:marTop w:val="0"/>
          <w:marBottom w:val="0"/>
          <w:divBdr>
            <w:top w:val="none" w:sz="0" w:space="0" w:color="auto"/>
            <w:left w:val="none" w:sz="0" w:space="0" w:color="auto"/>
            <w:bottom w:val="none" w:sz="0" w:space="0" w:color="auto"/>
            <w:right w:val="none" w:sz="0" w:space="0" w:color="auto"/>
          </w:divBdr>
        </w:div>
        <w:div w:id="83231817">
          <w:marLeft w:val="640"/>
          <w:marRight w:val="0"/>
          <w:marTop w:val="0"/>
          <w:marBottom w:val="0"/>
          <w:divBdr>
            <w:top w:val="none" w:sz="0" w:space="0" w:color="auto"/>
            <w:left w:val="none" w:sz="0" w:space="0" w:color="auto"/>
            <w:bottom w:val="none" w:sz="0" w:space="0" w:color="auto"/>
            <w:right w:val="none" w:sz="0" w:space="0" w:color="auto"/>
          </w:divBdr>
        </w:div>
        <w:div w:id="1799911119">
          <w:marLeft w:val="640"/>
          <w:marRight w:val="0"/>
          <w:marTop w:val="0"/>
          <w:marBottom w:val="0"/>
          <w:divBdr>
            <w:top w:val="none" w:sz="0" w:space="0" w:color="auto"/>
            <w:left w:val="none" w:sz="0" w:space="0" w:color="auto"/>
            <w:bottom w:val="none" w:sz="0" w:space="0" w:color="auto"/>
            <w:right w:val="none" w:sz="0" w:space="0" w:color="auto"/>
          </w:divBdr>
        </w:div>
        <w:div w:id="553587582">
          <w:marLeft w:val="640"/>
          <w:marRight w:val="0"/>
          <w:marTop w:val="0"/>
          <w:marBottom w:val="0"/>
          <w:divBdr>
            <w:top w:val="none" w:sz="0" w:space="0" w:color="auto"/>
            <w:left w:val="none" w:sz="0" w:space="0" w:color="auto"/>
            <w:bottom w:val="none" w:sz="0" w:space="0" w:color="auto"/>
            <w:right w:val="none" w:sz="0" w:space="0" w:color="auto"/>
          </w:divBdr>
        </w:div>
        <w:div w:id="1587183255">
          <w:marLeft w:val="640"/>
          <w:marRight w:val="0"/>
          <w:marTop w:val="0"/>
          <w:marBottom w:val="0"/>
          <w:divBdr>
            <w:top w:val="none" w:sz="0" w:space="0" w:color="auto"/>
            <w:left w:val="none" w:sz="0" w:space="0" w:color="auto"/>
            <w:bottom w:val="none" w:sz="0" w:space="0" w:color="auto"/>
            <w:right w:val="none" w:sz="0" w:space="0" w:color="auto"/>
          </w:divBdr>
        </w:div>
        <w:div w:id="46271249">
          <w:marLeft w:val="640"/>
          <w:marRight w:val="0"/>
          <w:marTop w:val="0"/>
          <w:marBottom w:val="0"/>
          <w:divBdr>
            <w:top w:val="none" w:sz="0" w:space="0" w:color="auto"/>
            <w:left w:val="none" w:sz="0" w:space="0" w:color="auto"/>
            <w:bottom w:val="none" w:sz="0" w:space="0" w:color="auto"/>
            <w:right w:val="none" w:sz="0" w:space="0" w:color="auto"/>
          </w:divBdr>
        </w:div>
        <w:div w:id="76291575">
          <w:marLeft w:val="640"/>
          <w:marRight w:val="0"/>
          <w:marTop w:val="0"/>
          <w:marBottom w:val="0"/>
          <w:divBdr>
            <w:top w:val="none" w:sz="0" w:space="0" w:color="auto"/>
            <w:left w:val="none" w:sz="0" w:space="0" w:color="auto"/>
            <w:bottom w:val="none" w:sz="0" w:space="0" w:color="auto"/>
            <w:right w:val="none" w:sz="0" w:space="0" w:color="auto"/>
          </w:divBdr>
        </w:div>
        <w:div w:id="318002328">
          <w:marLeft w:val="640"/>
          <w:marRight w:val="0"/>
          <w:marTop w:val="0"/>
          <w:marBottom w:val="0"/>
          <w:divBdr>
            <w:top w:val="none" w:sz="0" w:space="0" w:color="auto"/>
            <w:left w:val="none" w:sz="0" w:space="0" w:color="auto"/>
            <w:bottom w:val="none" w:sz="0" w:space="0" w:color="auto"/>
            <w:right w:val="none" w:sz="0" w:space="0" w:color="auto"/>
          </w:divBdr>
        </w:div>
        <w:div w:id="1592008577">
          <w:marLeft w:val="640"/>
          <w:marRight w:val="0"/>
          <w:marTop w:val="0"/>
          <w:marBottom w:val="0"/>
          <w:divBdr>
            <w:top w:val="none" w:sz="0" w:space="0" w:color="auto"/>
            <w:left w:val="none" w:sz="0" w:space="0" w:color="auto"/>
            <w:bottom w:val="none" w:sz="0" w:space="0" w:color="auto"/>
            <w:right w:val="none" w:sz="0" w:space="0" w:color="auto"/>
          </w:divBdr>
        </w:div>
        <w:div w:id="899443760">
          <w:marLeft w:val="640"/>
          <w:marRight w:val="0"/>
          <w:marTop w:val="0"/>
          <w:marBottom w:val="0"/>
          <w:divBdr>
            <w:top w:val="none" w:sz="0" w:space="0" w:color="auto"/>
            <w:left w:val="none" w:sz="0" w:space="0" w:color="auto"/>
            <w:bottom w:val="none" w:sz="0" w:space="0" w:color="auto"/>
            <w:right w:val="none" w:sz="0" w:space="0" w:color="auto"/>
          </w:divBdr>
        </w:div>
        <w:div w:id="570702447">
          <w:marLeft w:val="640"/>
          <w:marRight w:val="0"/>
          <w:marTop w:val="0"/>
          <w:marBottom w:val="0"/>
          <w:divBdr>
            <w:top w:val="none" w:sz="0" w:space="0" w:color="auto"/>
            <w:left w:val="none" w:sz="0" w:space="0" w:color="auto"/>
            <w:bottom w:val="none" w:sz="0" w:space="0" w:color="auto"/>
            <w:right w:val="none" w:sz="0" w:space="0" w:color="auto"/>
          </w:divBdr>
        </w:div>
        <w:div w:id="1416628231">
          <w:marLeft w:val="640"/>
          <w:marRight w:val="0"/>
          <w:marTop w:val="0"/>
          <w:marBottom w:val="0"/>
          <w:divBdr>
            <w:top w:val="none" w:sz="0" w:space="0" w:color="auto"/>
            <w:left w:val="none" w:sz="0" w:space="0" w:color="auto"/>
            <w:bottom w:val="none" w:sz="0" w:space="0" w:color="auto"/>
            <w:right w:val="none" w:sz="0" w:space="0" w:color="auto"/>
          </w:divBdr>
        </w:div>
      </w:divsChild>
    </w:div>
    <w:div w:id="222563655">
      <w:bodyDiv w:val="1"/>
      <w:marLeft w:val="0"/>
      <w:marRight w:val="0"/>
      <w:marTop w:val="0"/>
      <w:marBottom w:val="0"/>
      <w:divBdr>
        <w:top w:val="none" w:sz="0" w:space="0" w:color="auto"/>
        <w:left w:val="none" w:sz="0" w:space="0" w:color="auto"/>
        <w:bottom w:val="none" w:sz="0" w:space="0" w:color="auto"/>
        <w:right w:val="none" w:sz="0" w:space="0" w:color="auto"/>
      </w:divBdr>
      <w:divsChild>
        <w:div w:id="405609811">
          <w:marLeft w:val="640"/>
          <w:marRight w:val="0"/>
          <w:marTop w:val="0"/>
          <w:marBottom w:val="0"/>
          <w:divBdr>
            <w:top w:val="none" w:sz="0" w:space="0" w:color="auto"/>
            <w:left w:val="none" w:sz="0" w:space="0" w:color="auto"/>
            <w:bottom w:val="none" w:sz="0" w:space="0" w:color="auto"/>
            <w:right w:val="none" w:sz="0" w:space="0" w:color="auto"/>
          </w:divBdr>
        </w:div>
        <w:div w:id="441730323">
          <w:marLeft w:val="640"/>
          <w:marRight w:val="0"/>
          <w:marTop w:val="0"/>
          <w:marBottom w:val="0"/>
          <w:divBdr>
            <w:top w:val="none" w:sz="0" w:space="0" w:color="auto"/>
            <w:left w:val="none" w:sz="0" w:space="0" w:color="auto"/>
            <w:bottom w:val="none" w:sz="0" w:space="0" w:color="auto"/>
            <w:right w:val="none" w:sz="0" w:space="0" w:color="auto"/>
          </w:divBdr>
        </w:div>
        <w:div w:id="320937898">
          <w:marLeft w:val="640"/>
          <w:marRight w:val="0"/>
          <w:marTop w:val="0"/>
          <w:marBottom w:val="0"/>
          <w:divBdr>
            <w:top w:val="none" w:sz="0" w:space="0" w:color="auto"/>
            <w:left w:val="none" w:sz="0" w:space="0" w:color="auto"/>
            <w:bottom w:val="none" w:sz="0" w:space="0" w:color="auto"/>
            <w:right w:val="none" w:sz="0" w:space="0" w:color="auto"/>
          </w:divBdr>
        </w:div>
        <w:div w:id="1079406173">
          <w:marLeft w:val="640"/>
          <w:marRight w:val="0"/>
          <w:marTop w:val="0"/>
          <w:marBottom w:val="0"/>
          <w:divBdr>
            <w:top w:val="none" w:sz="0" w:space="0" w:color="auto"/>
            <w:left w:val="none" w:sz="0" w:space="0" w:color="auto"/>
            <w:bottom w:val="none" w:sz="0" w:space="0" w:color="auto"/>
            <w:right w:val="none" w:sz="0" w:space="0" w:color="auto"/>
          </w:divBdr>
        </w:div>
        <w:div w:id="66152337">
          <w:marLeft w:val="640"/>
          <w:marRight w:val="0"/>
          <w:marTop w:val="0"/>
          <w:marBottom w:val="0"/>
          <w:divBdr>
            <w:top w:val="none" w:sz="0" w:space="0" w:color="auto"/>
            <w:left w:val="none" w:sz="0" w:space="0" w:color="auto"/>
            <w:bottom w:val="none" w:sz="0" w:space="0" w:color="auto"/>
            <w:right w:val="none" w:sz="0" w:space="0" w:color="auto"/>
          </w:divBdr>
        </w:div>
        <w:div w:id="1242524410">
          <w:marLeft w:val="640"/>
          <w:marRight w:val="0"/>
          <w:marTop w:val="0"/>
          <w:marBottom w:val="0"/>
          <w:divBdr>
            <w:top w:val="none" w:sz="0" w:space="0" w:color="auto"/>
            <w:left w:val="none" w:sz="0" w:space="0" w:color="auto"/>
            <w:bottom w:val="none" w:sz="0" w:space="0" w:color="auto"/>
            <w:right w:val="none" w:sz="0" w:space="0" w:color="auto"/>
          </w:divBdr>
        </w:div>
        <w:div w:id="812142170">
          <w:marLeft w:val="640"/>
          <w:marRight w:val="0"/>
          <w:marTop w:val="0"/>
          <w:marBottom w:val="0"/>
          <w:divBdr>
            <w:top w:val="none" w:sz="0" w:space="0" w:color="auto"/>
            <w:left w:val="none" w:sz="0" w:space="0" w:color="auto"/>
            <w:bottom w:val="none" w:sz="0" w:space="0" w:color="auto"/>
            <w:right w:val="none" w:sz="0" w:space="0" w:color="auto"/>
          </w:divBdr>
        </w:div>
        <w:div w:id="43911225">
          <w:marLeft w:val="640"/>
          <w:marRight w:val="0"/>
          <w:marTop w:val="0"/>
          <w:marBottom w:val="0"/>
          <w:divBdr>
            <w:top w:val="none" w:sz="0" w:space="0" w:color="auto"/>
            <w:left w:val="none" w:sz="0" w:space="0" w:color="auto"/>
            <w:bottom w:val="none" w:sz="0" w:space="0" w:color="auto"/>
            <w:right w:val="none" w:sz="0" w:space="0" w:color="auto"/>
          </w:divBdr>
        </w:div>
        <w:div w:id="2046907851">
          <w:marLeft w:val="640"/>
          <w:marRight w:val="0"/>
          <w:marTop w:val="0"/>
          <w:marBottom w:val="0"/>
          <w:divBdr>
            <w:top w:val="none" w:sz="0" w:space="0" w:color="auto"/>
            <w:left w:val="none" w:sz="0" w:space="0" w:color="auto"/>
            <w:bottom w:val="none" w:sz="0" w:space="0" w:color="auto"/>
            <w:right w:val="none" w:sz="0" w:space="0" w:color="auto"/>
          </w:divBdr>
        </w:div>
        <w:div w:id="1708945210">
          <w:marLeft w:val="640"/>
          <w:marRight w:val="0"/>
          <w:marTop w:val="0"/>
          <w:marBottom w:val="0"/>
          <w:divBdr>
            <w:top w:val="none" w:sz="0" w:space="0" w:color="auto"/>
            <w:left w:val="none" w:sz="0" w:space="0" w:color="auto"/>
            <w:bottom w:val="none" w:sz="0" w:space="0" w:color="auto"/>
            <w:right w:val="none" w:sz="0" w:space="0" w:color="auto"/>
          </w:divBdr>
        </w:div>
        <w:div w:id="1011491713">
          <w:marLeft w:val="640"/>
          <w:marRight w:val="0"/>
          <w:marTop w:val="0"/>
          <w:marBottom w:val="0"/>
          <w:divBdr>
            <w:top w:val="none" w:sz="0" w:space="0" w:color="auto"/>
            <w:left w:val="none" w:sz="0" w:space="0" w:color="auto"/>
            <w:bottom w:val="none" w:sz="0" w:space="0" w:color="auto"/>
            <w:right w:val="none" w:sz="0" w:space="0" w:color="auto"/>
          </w:divBdr>
        </w:div>
        <w:div w:id="437798169">
          <w:marLeft w:val="640"/>
          <w:marRight w:val="0"/>
          <w:marTop w:val="0"/>
          <w:marBottom w:val="0"/>
          <w:divBdr>
            <w:top w:val="none" w:sz="0" w:space="0" w:color="auto"/>
            <w:left w:val="none" w:sz="0" w:space="0" w:color="auto"/>
            <w:bottom w:val="none" w:sz="0" w:space="0" w:color="auto"/>
            <w:right w:val="none" w:sz="0" w:space="0" w:color="auto"/>
          </w:divBdr>
        </w:div>
        <w:div w:id="1665432496">
          <w:marLeft w:val="640"/>
          <w:marRight w:val="0"/>
          <w:marTop w:val="0"/>
          <w:marBottom w:val="0"/>
          <w:divBdr>
            <w:top w:val="none" w:sz="0" w:space="0" w:color="auto"/>
            <w:left w:val="none" w:sz="0" w:space="0" w:color="auto"/>
            <w:bottom w:val="none" w:sz="0" w:space="0" w:color="auto"/>
            <w:right w:val="none" w:sz="0" w:space="0" w:color="auto"/>
          </w:divBdr>
        </w:div>
        <w:div w:id="1239100663">
          <w:marLeft w:val="640"/>
          <w:marRight w:val="0"/>
          <w:marTop w:val="0"/>
          <w:marBottom w:val="0"/>
          <w:divBdr>
            <w:top w:val="none" w:sz="0" w:space="0" w:color="auto"/>
            <w:left w:val="none" w:sz="0" w:space="0" w:color="auto"/>
            <w:bottom w:val="none" w:sz="0" w:space="0" w:color="auto"/>
            <w:right w:val="none" w:sz="0" w:space="0" w:color="auto"/>
          </w:divBdr>
        </w:div>
      </w:divsChild>
    </w:div>
    <w:div w:id="240912505">
      <w:bodyDiv w:val="1"/>
      <w:marLeft w:val="0"/>
      <w:marRight w:val="0"/>
      <w:marTop w:val="0"/>
      <w:marBottom w:val="0"/>
      <w:divBdr>
        <w:top w:val="none" w:sz="0" w:space="0" w:color="auto"/>
        <w:left w:val="none" w:sz="0" w:space="0" w:color="auto"/>
        <w:bottom w:val="none" w:sz="0" w:space="0" w:color="auto"/>
        <w:right w:val="none" w:sz="0" w:space="0" w:color="auto"/>
      </w:divBdr>
      <w:divsChild>
        <w:div w:id="430467351">
          <w:marLeft w:val="640"/>
          <w:marRight w:val="0"/>
          <w:marTop w:val="0"/>
          <w:marBottom w:val="0"/>
          <w:divBdr>
            <w:top w:val="none" w:sz="0" w:space="0" w:color="auto"/>
            <w:left w:val="none" w:sz="0" w:space="0" w:color="auto"/>
            <w:bottom w:val="none" w:sz="0" w:space="0" w:color="auto"/>
            <w:right w:val="none" w:sz="0" w:space="0" w:color="auto"/>
          </w:divBdr>
        </w:div>
        <w:div w:id="1014457739">
          <w:marLeft w:val="640"/>
          <w:marRight w:val="0"/>
          <w:marTop w:val="0"/>
          <w:marBottom w:val="0"/>
          <w:divBdr>
            <w:top w:val="none" w:sz="0" w:space="0" w:color="auto"/>
            <w:left w:val="none" w:sz="0" w:space="0" w:color="auto"/>
            <w:bottom w:val="none" w:sz="0" w:space="0" w:color="auto"/>
            <w:right w:val="none" w:sz="0" w:space="0" w:color="auto"/>
          </w:divBdr>
        </w:div>
        <w:div w:id="590092121">
          <w:marLeft w:val="640"/>
          <w:marRight w:val="0"/>
          <w:marTop w:val="0"/>
          <w:marBottom w:val="0"/>
          <w:divBdr>
            <w:top w:val="none" w:sz="0" w:space="0" w:color="auto"/>
            <w:left w:val="none" w:sz="0" w:space="0" w:color="auto"/>
            <w:bottom w:val="none" w:sz="0" w:space="0" w:color="auto"/>
            <w:right w:val="none" w:sz="0" w:space="0" w:color="auto"/>
          </w:divBdr>
        </w:div>
        <w:div w:id="770123670">
          <w:marLeft w:val="640"/>
          <w:marRight w:val="0"/>
          <w:marTop w:val="0"/>
          <w:marBottom w:val="0"/>
          <w:divBdr>
            <w:top w:val="none" w:sz="0" w:space="0" w:color="auto"/>
            <w:left w:val="none" w:sz="0" w:space="0" w:color="auto"/>
            <w:bottom w:val="none" w:sz="0" w:space="0" w:color="auto"/>
            <w:right w:val="none" w:sz="0" w:space="0" w:color="auto"/>
          </w:divBdr>
        </w:div>
        <w:div w:id="974529540">
          <w:marLeft w:val="640"/>
          <w:marRight w:val="0"/>
          <w:marTop w:val="0"/>
          <w:marBottom w:val="0"/>
          <w:divBdr>
            <w:top w:val="none" w:sz="0" w:space="0" w:color="auto"/>
            <w:left w:val="none" w:sz="0" w:space="0" w:color="auto"/>
            <w:bottom w:val="none" w:sz="0" w:space="0" w:color="auto"/>
            <w:right w:val="none" w:sz="0" w:space="0" w:color="auto"/>
          </w:divBdr>
        </w:div>
        <w:div w:id="1055352102">
          <w:marLeft w:val="640"/>
          <w:marRight w:val="0"/>
          <w:marTop w:val="0"/>
          <w:marBottom w:val="0"/>
          <w:divBdr>
            <w:top w:val="none" w:sz="0" w:space="0" w:color="auto"/>
            <w:left w:val="none" w:sz="0" w:space="0" w:color="auto"/>
            <w:bottom w:val="none" w:sz="0" w:space="0" w:color="auto"/>
            <w:right w:val="none" w:sz="0" w:space="0" w:color="auto"/>
          </w:divBdr>
        </w:div>
        <w:div w:id="55133123">
          <w:marLeft w:val="640"/>
          <w:marRight w:val="0"/>
          <w:marTop w:val="0"/>
          <w:marBottom w:val="0"/>
          <w:divBdr>
            <w:top w:val="none" w:sz="0" w:space="0" w:color="auto"/>
            <w:left w:val="none" w:sz="0" w:space="0" w:color="auto"/>
            <w:bottom w:val="none" w:sz="0" w:space="0" w:color="auto"/>
            <w:right w:val="none" w:sz="0" w:space="0" w:color="auto"/>
          </w:divBdr>
        </w:div>
        <w:div w:id="1032343629">
          <w:marLeft w:val="640"/>
          <w:marRight w:val="0"/>
          <w:marTop w:val="0"/>
          <w:marBottom w:val="0"/>
          <w:divBdr>
            <w:top w:val="none" w:sz="0" w:space="0" w:color="auto"/>
            <w:left w:val="none" w:sz="0" w:space="0" w:color="auto"/>
            <w:bottom w:val="none" w:sz="0" w:space="0" w:color="auto"/>
            <w:right w:val="none" w:sz="0" w:space="0" w:color="auto"/>
          </w:divBdr>
        </w:div>
        <w:div w:id="1259874457">
          <w:marLeft w:val="640"/>
          <w:marRight w:val="0"/>
          <w:marTop w:val="0"/>
          <w:marBottom w:val="0"/>
          <w:divBdr>
            <w:top w:val="none" w:sz="0" w:space="0" w:color="auto"/>
            <w:left w:val="none" w:sz="0" w:space="0" w:color="auto"/>
            <w:bottom w:val="none" w:sz="0" w:space="0" w:color="auto"/>
            <w:right w:val="none" w:sz="0" w:space="0" w:color="auto"/>
          </w:divBdr>
        </w:div>
        <w:div w:id="2067757229">
          <w:marLeft w:val="640"/>
          <w:marRight w:val="0"/>
          <w:marTop w:val="0"/>
          <w:marBottom w:val="0"/>
          <w:divBdr>
            <w:top w:val="none" w:sz="0" w:space="0" w:color="auto"/>
            <w:left w:val="none" w:sz="0" w:space="0" w:color="auto"/>
            <w:bottom w:val="none" w:sz="0" w:space="0" w:color="auto"/>
            <w:right w:val="none" w:sz="0" w:space="0" w:color="auto"/>
          </w:divBdr>
        </w:div>
        <w:div w:id="879131470">
          <w:marLeft w:val="640"/>
          <w:marRight w:val="0"/>
          <w:marTop w:val="0"/>
          <w:marBottom w:val="0"/>
          <w:divBdr>
            <w:top w:val="none" w:sz="0" w:space="0" w:color="auto"/>
            <w:left w:val="none" w:sz="0" w:space="0" w:color="auto"/>
            <w:bottom w:val="none" w:sz="0" w:space="0" w:color="auto"/>
            <w:right w:val="none" w:sz="0" w:space="0" w:color="auto"/>
          </w:divBdr>
        </w:div>
        <w:div w:id="411779052">
          <w:marLeft w:val="640"/>
          <w:marRight w:val="0"/>
          <w:marTop w:val="0"/>
          <w:marBottom w:val="0"/>
          <w:divBdr>
            <w:top w:val="none" w:sz="0" w:space="0" w:color="auto"/>
            <w:left w:val="none" w:sz="0" w:space="0" w:color="auto"/>
            <w:bottom w:val="none" w:sz="0" w:space="0" w:color="auto"/>
            <w:right w:val="none" w:sz="0" w:space="0" w:color="auto"/>
          </w:divBdr>
        </w:div>
        <w:div w:id="1834562825">
          <w:marLeft w:val="640"/>
          <w:marRight w:val="0"/>
          <w:marTop w:val="0"/>
          <w:marBottom w:val="0"/>
          <w:divBdr>
            <w:top w:val="none" w:sz="0" w:space="0" w:color="auto"/>
            <w:left w:val="none" w:sz="0" w:space="0" w:color="auto"/>
            <w:bottom w:val="none" w:sz="0" w:space="0" w:color="auto"/>
            <w:right w:val="none" w:sz="0" w:space="0" w:color="auto"/>
          </w:divBdr>
        </w:div>
        <w:div w:id="729771717">
          <w:marLeft w:val="640"/>
          <w:marRight w:val="0"/>
          <w:marTop w:val="0"/>
          <w:marBottom w:val="0"/>
          <w:divBdr>
            <w:top w:val="none" w:sz="0" w:space="0" w:color="auto"/>
            <w:left w:val="none" w:sz="0" w:space="0" w:color="auto"/>
            <w:bottom w:val="none" w:sz="0" w:space="0" w:color="auto"/>
            <w:right w:val="none" w:sz="0" w:space="0" w:color="auto"/>
          </w:divBdr>
        </w:div>
        <w:div w:id="530845751">
          <w:marLeft w:val="640"/>
          <w:marRight w:val="0"/>
          <w:marTop w:val="0"/>
          <w:marBottom w:val="0"/>
          <w:divBdr>
            <w:top w:val="none" w:sz="0" w:space="0" w:color="auto"/>
            <w:left w:val="none" w:sz="0" w:space="0" w:color="auto"/>
            <w:bottom w:val="none" w:sz="0" w:space="0" w:color="auto"/>
            <w:right w:val="none" w:sz="0" w:space="0" w:color="auto"/>
          </w:divBdr>
        </w:div>
        <w:div w:id="487553748">
          <w:marLeft w:val="640"/>
          <w:marRight w:val="0"/>
          <w:marTop w:val="0"/>
          <w:marBottom w:val="0"/>
          <w:divBdr>
            <w:top w:val="none" w:sz="0" w:space="0" w:color="auto"/>
            <w:left w:val="none" w:sz="0" w:space="0" w:color="auto"/>
            <w:bottom w:val="none" w:sz="0" w:space="0" w:color="auto"/>
            <w:right w:val="none" w:sz="0" w:space="0" w:color="auto"/>
          </w:divBdr>
        </w:div>
        <w:div w:id="1074162451">
          <w:marLeft w:val="640"/>
          <w:marRight w:val="0"/>
          <w:marTop w:val="0"/>
          <w:marBottom w:val="0"/>
          <w:divBdr>
            <w:top w:val="none" w:sz="0" w:space="0" w:color="auto"/>
            <w:left w:val="none" w:sz="0" w:space="0" w:color="auto"/>
            <w:bottom w:val="none" w:sz="0" w:space="0" w:color="auto"/>
            <w:right w:val="none" w:sz="0" w:space="0" w:color="auto"/>
          </w:divBdr>
        </w:div>
        <w:div w:id="1471511958">
          <w:marLeft w:val="640"/>
          <w:marRight w:val="0"/>
          <w:marTop w:val="0"/>
          <w:marBottom w:val="0"/>
          <w:divBdr>
            <w:top w:val="none" w:sz="0" w:space="0" w:color="auto"/>
            <w:left w:val="none" w:sz="0" w:space="0" w:color="auto"/>
            <w:bottom w:val="none" w:sz="0" w:space="0" w:color="auto"/>
            <w:right w:val="none" w:sz="0" w:space="0" w:color="auto"/>
          </w:divBdr>
        </w:div>
      </w:divsChild>
    </w:div>
    <w:div w:id="248781198">
      <w:bodyDiv w:val="1"/>
      <w:marLeft w:val="0"/>
      <w:marRight w:val="0"/>
      <w:marTop w:val="0"/>
      <w:marBottom w:val="0"/>
      <w:divBdr>
        <w:top w:val="none" w:sz="0" w:space="0" w:color="auto"/>
        <w:left w:val="none" w:sz="0" w:space="0" w:color="auto"/>
        <w:bottom w:val="none" w:sz="0" w:space="0" w:color="auto"/>
        <w:right w:val="none" w:sz="0" w:space="0" w:color="auto"/>
      </w:divBdr>
    </w:div>
    <w:div w:id="382217682">
      <w:bodyDiv w:val="1"/>
      <w:marLeft w:val="0"/>
      <w:marRight w:val="0"/>
      <w:marTop w:val="0"/>
      <w:marBottom w:val="0"/>
      <w:divBdr>
        <w:top w:val="none" w:sz="0" w:space="0" w:color="auto"/>
        <w:left w:val="none" w:sz="0" w:space="0" w:color="auto"/>
        <w:bottom w:val="none" w:sz="0" w:space="0" w:color="auto"/>
        <w:right w:val="none" w:sz="0" w:space="0" w:color="auto"/>
      </w:divBdr>
      <w:divsChild>
        <w:div w:id="930309079">
          <w:marLeft w:val="640"/>
          <w:marRight w:val="0"/>
          <w:marTop w:val="0"/>
          <w:marBottom w:val="0"/>
          <w:divBdr>
            <w:top w:val="none" w:sz="0" w:space="0" w:color="auto"/>
            <w:left w:val="none" w:sz="0" w:space="0" w:color="auto"/>
            <w:bottom w:val="none" w:sz="0" w:space="0" w:color="auto"/>
            <w:right w:val="none" w:sz="0" w:space="0" w:color="auto"/>
          </w:divBdr>
        </w:div>
        <w:div w:id="1653487892">
          <w:marLeft w:val="640"/>
          <w:marRight w:val="0"/>
          <w:marTop w:val="0"/>
          <w:marBottom w:val="0"/>
          <w:divBdr>
            <w:top w:val="none" w:sz="0" w:space="0" w:color="auto"/>
            <w:left w:val="none" w:sz="0" w:space="0" w:color="auto"/>
            <w:bottom w:val="none" w:sz="0" w:space="0" w:color="auto"/>
            <w:right w:val="none" w:sz="0" w:space="0" w:color="auto"/>
          </w:divBdr>
        </w:div>
        <w:div w:id="1380058039">
          <w:marLeft w:val="640"/>
          <w:marRight w:val="0"/>
          <w:marTop w:val="0"/>
          <w:marBottom w:val="0"/>
          <w:divBdr>
            <w:top w:val="none" w:sz="0" w:space="0" w:color="auto"/>
            <w:left w:val="none" w:sz="0" w:space="0" w:color="auto"/>
            <w:bottom w:val="none" w:sz="0" w:space="0" w:color="auto"/>
            <w:right w:val="none" w:sz="0" w:space="0" w:color="auto"/>
          </w:divBdr>
        </w:div>
      </w:divsChild>
    </w:div>
    <w:div w:id="445124232">
      <w:bodyDiv w:val="1"/>
      <w:marLeft w:val="0"/>
      <w:marRight w:val="0"/>
      <w:marTop w:val="0"/>
      <w:marBottom w:val="0"/>
      <w:divBdr>
        <w:top w:val="none" w:sz="0" w:space="0" w:color="auto"/>
        <w:left w:val="none" w:sz="0" w:space="0" w:color="auto"/>
        <w:bottom w:val="none" w:sz="0" w:space="0" w:color="auto"/>
        <w:right w:val="none" w:sz="0" w:space="0" w:color="auto"/>
      </w:divBdr>
      <w:divsChild>
        <w:div w:id="962149276">
          <w:marLeft w:val="640"/>
          <w:marRight w:val="0"/>
          <w:marTop w:val="0"/>
          <w:marBottom w:val="0"/>
          <w:divBdr>
            <w:top w:val="none" w:sz="0" w:space="0" w:color="auto"/>
            <w:left w:val="none" w:sz="0" w:space="0" w:color="auto"/>
            <w:bottom w:val="none" w:sz="0" w:space="0" w:color="auto"/>
            <w:right w:val="none" w:sz="0" w:space="0" w:color="auto"/>
          </w:divBdr>
        </w:div>
        <w:div w:id="2054838937">
          <w:marLeft w:val="640"/>
          <w:marRight w:val="0"/>
          <w:marTop w:val="0"/>
          <w:marBottom w:val="0"/>
          <w:divBdr>
            <w:top w:val="none" w:sz="0" w:space="0" w:color="auto"/>
            <w:left w:val="none" w:sz="0" w:space="0" w:color="auto"/>
            <w:bottom w:val="none" w:sz="0" w:space="0" w:color="auto"/>
            <w:right w:val="none" w:sz="0" w:space="0" w:color="auto"/>
          </w:divBdr>
        </w:div>
        <w:div w:id="1143816231">
          <w:marLeft w:val="640"/>
          <w:marRight w:val="0"/>
          <w:marTop w:val="0"/>
          <w:marBottom w:val="0"/>
          <w:divBdr>
            <w:top w:val="none" w:sz="0" w:space="0" w:color="auto"/>
            <w:left w:val="none" w:sz="0" w:space="0" w:color="auto"/>
            <w:bottom w:val="none" w:sz="0" w:space="0" w:color="auto"/>
            <w:right w:val="none" w:sz="0" w:space="0" w:color="auto"/>
          </w:divBdr>
        </w:div>
        <w:div w:id="680935039">
          <w:marLeft w:val="640"/>
          <w:marRight w:val="0"/>
          <w:marTop w:val="0"/>
          <w:marBottom w:val="0"/>
          <w:divBdr>
            <w:top w:val="none" w:sz="0" w:space="0" w:color="auto"/>
            <w:left w:val="none" w:sz="0" w:space="0" w:color="auto"/>
            <w:bottom w:val="none" w:sz="0" w:space="0" w:color="auto"/>
            <w:right w:val="none" w:sz="0" w:space="0" w:color="auto"/>
          </w:divBdr>
        </w:div>
        <w:div w:id="716465836">
          <w:marLeft w:val="640"/>
          <w:marRight w:val="0"/>
          <w:marTop w:val="0"/>
          <w:marBottom w:val="0"/>
          <w:divBdr>
            <w:top w:val="none" w:sz="0" w:space="0" w:color="auto"/>
            <w:left w:val="none" w:sz="0" w:space="0" w:color="auto"/>
            <w:bottom w:val="none" w:sz="0" w:space="0" w:color="auto"/>
            <w:right w:val="none" w:sz="0" w:space="0" w:color="auto"/>
          </w:divBdr>
        </w:div>
        <w:div w:id="171922759">
          <w:marLeft w:val="640"/>
          <w:marRight w:val="0"/>
          <w:marTop w:val="0"/>
          <w:marBottom w:val="0"/>
          <w:divBdr>
            <w:top w:val="none" w:sz="0" w:space="0" w:color="auto"/>
            <w:left w:val="none" w:sz="0" w:space="0" w:color="auto"/>
            <w:bottom w:val="none" w:sz="0" w:space="0" w:color="auto"/>
            <w:right w:val="none" w:sz="0" w:space="0" w:color="auto"/>
          </w:divBdr>
        </w:div>
        <w:div w:id="364984616">
          <w:marLeft w:val="640"/>
          <w:marRight w:val="0"/>
          <w:marTop w:val="0"/>
          <w:marBottom w:val="0"/>
          <w:divBdr>
            <w:top w:val="none" w:sz="0" w:space="0" w:color="auto"/>
            <w:left w:val="none" w:sz="0" w:space="0" w:color="auto"/>
            <w:bottom w:val="none" w:sz="0" w:space="0" w:color="auto"/>
            <w:right w:val="none" w:sz="0" w:space="0" w:color="auto"/>
          </w:divBdr>
        </w:div>
        <w:div w:id="1379010921">
          <w:marLeft w:val="640"/>
          <w:marRight w:val="0"/>
          <w:marTop w:val="0"/>
          <w:marBottom w:val="0"/>
          <w:divBdr>
            <w:top w:val="none" w:sz="0" w:space="0" w:color="auto"/>
            <w:left w:val="none" w:sz="0" w:space="0" w:color="auto"/>
            <w:bottom w:val="none" w:sz="0" w:space="0" w:color="auto"/>
            <w:right w:val="none" w:sz="0" w:space="0" w:color="auto"/>
          </w:divBdr>
        </w:div>
        <w:div w:id="2040473438">
          <w:marLeft w:val="640"/>
          <w:marRight w:val="0"/>
          <w:marTop w:val="0"/>
          <w:marBottom w:val="0"/>
          <w:divBdr>
            <w:top w:val="none" w:sz="0" w:space="0" w:color="auto"/>
            <w:left w:val="none" w:sz="0" w:space="0" w:color="auto"/>
            <w:bottom w:val="none" w:sz="0" w:space="0" w:color="auto"/>
            <w:right w:val="none" w:sz="0" w:space="0" w:color="auto"/>
          </w:divBdr>
        </w:div>
        <w:div w:id="1455447286">
          <w:marLeft w:val="640"/>
          <w:marRight w:val="0"/>
          <w:marTop w:val="0"/>
          <w:marBottom w:val="0"/>
          <w:divBdr>
            <w:top w:val="none" w:sz="0" w:space="0" w:color="auto"/>
            <w:left w:val="none" w:sz="0" w:space="0" w:color="auto"/>
            <w:bottom w:val="none" w:sz="0" w:space="0" w:color="auto"/>
            <w:right w:val="none" w:sz="0" w:space="0" w:color="auto"/>
          </w:divBdr>
        </w:div>
        <w:div w:id="2057700840">
          <w:marLeft w:val="640"/>
          <w:marRight w:val="0"/>
          <w:marTop w:val="0"/>
          <w:marBottom w:val="0"/>
          <w:divBdr>
            <w:top w:val="none" w:sz="0" w:space="0" w:color="auto"/>
            <w:left w:val="none" w:sz="0" w:space="0" w:color="auto"/>
            <w:bottom w:val="none" w:sz="0" w:space="0" w:color="auto"/>
            <w:right w:val="none" w:sz="0" w:space="0" w:color="auto"/>
          </w:divBdr>
        </w:div>
        <w:div w:id="282729669">
          <w:marLeft w:val="640"/>
          <w:marRight w:val="0"/>
          <w:marTop w:val="0"/>
          <w:marBottom w:val="0"/>
          <w:divBdr>
            <w:top w:val="none" w:sz="0" w:space="0" w:color="auto"/>
            <w:left w:val="none" w:sz="0" w:space="0" w:color="auto"/>
            <w:bottom w:val="none" w:sz="0" w:space="0" w:color="auto"/>
            <w:right w:val="none" w:sz="0" w:space="0" w:color="auto"/>
          </w:divBdr>
        </w:div>
        <w:div w:id="1038046465">
          <w:marLeft w:val="640"/>
          <w:marRight w:val="0"/>
          <w:marTop w:val="0"/>
          <w:marBottom w:val="0"/>
          <w:divBdr>
            <w:top w:val="none" w:sz="0" w:space="0" w:color="auto"/>
            <w:left w:val="none" w:sz="0" w:space="0" w:color="auto"/>
            <w:bottom w:val="none" w:sz="0" w:space="0" w:color="auto"/>
            <w:right w:val="none" w:sz="0" w:space="0" w:color="auto"/>
          </w:divBdr>
        </w:div>
        <w:div w:id="441069041">
          <w:marLeft w:val="640"/>
          <w:marRight w:val="0"/>
          <w:marTop w:val="0"/>
          <w:marBottom w:val="0"/>
          <w:divBdr>
            <w:top w:val="none" w:sz="0" w:space="0" w:color="auto"/>
            <w:left w:val="none" w:sz="0" w:space="0" w:color="auto"/>
            <w:bottom w:val="none" w:sz="0" w:space="0" w:color="auto"/>
            <w:right w:val="none" w:sz="0" w:space="0" w:color="auto"/>
          </w:divBdr>
        </w:div>
      </w:divsChild>
    </w:div>
    <w:div w:id="516118610">
      <w:bodyDiv w:val="1"/>
      <w:marLeft w:val="0"/>
      <w:marRight w:val="0"/>
      <w:marTop w:val="0"/>
      <w:marBottom w:val="0"/>
      <w:divBdr>
        <w:top w:val="none" w:sz="0" w:space="0" w:color="auto"/>
        <w:left w:val="none" w:sz="0" w:space="0" w:color="auto"/>
        <w:bottom w:val="none" w:sz="0" w:space="0" w:color="auto"/>
        <w:right w:val="none" w:sz="0" w:space="0" w:color="auto"/>
      </w:divBdr>
    </w:div>
    <w:div w:id="520317655">
      <w:bodyDiv w:val="1"/>
      <w:marLeft w:val="0"/>
      <w:marRight w:val="0"/>
      <w:marTop w:val="0"/>
      <w:marBottom w:val="0"/>
      <w:divBdr>
        <w:top w:val="none" w:sz="0" w:space="0" w:color="auto"/>
        <w:left w:val="none" w:sz="0" w:space="0" w:color="auto"/>
        <w:bottom w:val="none" w:sz="0" w:space="0" w:color="auto"/>
        <w:right w:val="none" w:sz="0" w:space="0" w:color="auto"/>
      </w:divBdr>
      <w:divsChild>
        <w:div w:id="381834682">
          <w:marLeft w:val="640"/>
          <w:marRight w:val="0"/>
          <w:marTop w:val="0"/>
          <w:marBottom w:val="0"/>
          <w:divBdr>
            <w:top w:val="none" w:sz="0" w:space="0" w:color="auto"/>
            <w:left w:val="none" w:sz="0" w:space="0" w:color="auto"/>
            <w:bottom w:val="none" w:sz="0" w:space="0" w:color="auto"/>
            <w:right w:val="none" w:sz="0" w:space="0" w:color="auto"/>
          </w:divBdr>
        </w:div>
        <w:div w:id="1617909176">
          <w:marLeft w:val="640"/>
          <w:marRight w:val="0"/>
          <w:marTop w:val="0"/>
          <w:marBottom w:val="0"/>
          <w:divBdr>
            <w:top w:val="none" w:sz="0" w:space="0" w:color="auto"/>
            <w:left w:val="none" w:sz="0" w:space="0" w:color="auto"/>
            <w:bottom w:val="none" w:sz="0" w:space="0" w:color="auto"/>
            <w:right w:val="none" w:sz="0" w:space="0" w:color="auto"/>
          </w:divBdr>
        </w:div>
        <w:div w:id="427896889">
          <w:marLeft w:val="640"/>
          <w:marRight w:val="0"/>
          <w:marTop w:val="0"/>
          <w:marBottom w:val="0"/>
          <w:divBdr>
            <w:top w:val="none" w:sz="0" w:space="0" w:color="auto"/>
            <w:left w:val="none" w:sz="0" w:space="0" w:color="auto"/>
            <w:bottom w:val="none" w:sz="0" w:space="0" w:color="auto"/>
            <w:right w:val="none" w:sz="0" w:space="0" w:color="auto"/>
          </w:divBdr>
        </w:div>
        <w:div w:id="516965236">
          <w:marLeft w:val="640"/>
          <w:marRight w:val="0"/>
          <w:marTop w:val="0"/>
          <w:marBottom w:val="0"/>
          <w:divBdr>
            <w:top w:val="none" w:sz="0" w:space="0" w:color="auto"/>
            <w:left w:val="none" w:sz="0" w:space="0" w:color="auto"/>
            <w:bottom w:val="none" w:sz="0" w:space="0" w:color="auto"/>
            <w:right w:val="none" w:sz="0" w:space="0" w:color="auto"/>
          </w:divBdr>
        </w:div>
        <w:div w:id="1317955457">
          <w:marLeft w:val="640"/>
          <w:marRight w:val="0"/>
          <w:marTop w:val="0"/>
          <w:marBottom w:val="0"/>
          <w:divBdr>
            <w:top w:val="none" w:sz="0" w:space="0" w:color="auto"/>
            <w:left w:val="none" w:sz="0" w:space="0" w:color="auto"/>
            <w:bottom w:val="none" w:sz="0" w:space="0" w:color="auto"/>
            <w:right w:val="none" w:sz="0" w:space="0" w:color="auto"/>
          </w:divBdr>
        </w:div>
        <w:div w:id="1519154059">
          <w:marLeft w:val="640"/>
          <w:marRight w:val="0"/>
          <w:marTop w:val="0"/>
          <w:marBottom w:val="0"/>
          <w:divBdr>
            <w:top w:val="none" w:sz="0" w:space="0" w:color="auto"/>
            <w:left w:val="none" w:sz="0" w:space="0" w:color="auto"/>
            <w:bottom w:val="none" w:sz="0" w:space="0" w:color="auto"/>
            <w:right w:val="none" w:sz="0" w:space="0" w:color="auto"/>
          </w:divBdr>
        </w:div>
        <w:div w:id="1248689375">
          <w:marLeft w:val="640"/>
          <w:marRight w:val="0"/>
          <w:marTop w:val="0"/>
          <w:marBottom w:val="0"/>
          <w:divBdr>
            <w:top w:val="none" w:sz="0" w:space="0" w:color="auto"/>
            <w:left w:val="none" w:sz="0" w:space="0" w:color="auto"/>
            <w:bottom w:val="none" w:sz="0" w:space="0" w:color="auto"/>
            <w:right w:val="none" w:sz="0" w:space="0" w:color="auto"/>
          </w:divBdr>
        </w:div>
        <w:div w:id="623541380">
          <w:marLeft w:val="640"/>
          <w:marRight w:val="0"/>
          <w:marTop w:val="0"/>
          <w:marBottom w:val="0"/>
          <w:divBdr>
            <w:top w:val="none" w:sz="0" w:space="0" w:color="auto"/>
            <w:left w:val="none" w:sz="0" w:space="0" w:color="auto"/>
            <w:bottom w:val="none" w:sz="0" w:space="0" w:color="auto"/>
            <w:right w:val="none" w:sz="0" w:space="0" w:color="auto"/>
          </w:divBdr>
        </w:div>
        <w:div w:id="324480290">
          <w:marLeft w:val="640"/>
          <w:marRight w:val="0"/>
          <w:marTop w:val="0"/>
          <w:marBottom w:val="0"/>
          <w:divBdr>
            <w:top w:val="none" w:sz="0" w:space="0" w:color="auto"/>
            <w:left w:val="none" w:sz="0" w:space="0" w:color="auto"/>
            <w:bottom w:val="none" w:sz="0" w:space="0" w:color="auto"/>
            <w:right w:val="none" w:sz="0" w:space="0" w:color="auto"/>
          </w:divBdr>
        </w:div>
        <w:div w:id="2049136655">
          <w:marLeft w:val="640"/>
          <w:marRight w:val="0"/>
          <w:marTop w:val="0"/>
          <w:marBottom w:val="0"/>
          <w:divBdr>
            <w:top w:val="none" w:sz="0" w:space="0" w:color="auto"/>
            <w:left w:val="none" w:sz="0" w:space="0" w:color="auto"/>
            <w:bottom w:val="none" w:sz="0" w:space="0" w:color="auto"/>
            <w:right w:val="none" w:sz="0" w:space="0" w:color="auto"/>
          </w:divBdr>
        </w:div>
        <w:div w:id="1705323030">
          <w:marLeft w:val="640"/>
          <w:marRight w:val="0"/>
          <w:marTop w:val="0"/>
          <w:marBottom w:val="0"/>
          <w:divBdr>
            <w:top w:val="none" w:sz="0" w:space="0" w:color="auto"/>
            <w:left w:val="none" w:sz="0" w:space="0" w:color="auto"/>
            <w:bottom w:val="none" w:sz="0" w:space="0" w:color="auto"/>
            <w:right w:val="none" w:sz="0" w:space="0" w:color="auto"/>
          </w:divBdr>
        </w:div>
        <w:div w:id="454326631">
          <w:marLeft w:val="640"/>
          <w:marRight w:val="0"/>
          <w:marTop w:val="0"/>
          <w:marBottom w:val="0"/>
          <w:divBdr>
            <w:top w:val="none" w:sz="0" w:space="0" w:color="auto"/>
            <w:left w:val="none" w:sz="0" w:space="0" w:color="auto"/>
            <w:bottom w:val="none" w:sz="0" w:space="0" w:color="auto"/>
            <w:right w:val="none" w:sz="0" w:space="0" w:color="auto"/>
          </w:divBdr>
        </w:div>
      </w:divsChild>
    </w:div>
    <w:div w:id="539904536">
      <w:bodyDiv w:val="1"/>
      <w:marLeft w:val="0"/>
      <w:marRight w:val="0"/>
      <w:marTop w:val="0"/>
      <w:marBottom w:val="0"/>
      <w:divBdr>
        <w:top w:val="none" w:sz="0" w:space="0" w:color="auto"/>
        <w:left w:val="none" w:sz="0" w:space="0" w:color="auto"/>
        <w:bottom w:val="none" w:sz="0" w:space="0" w:color="auto"/>
        <w:right w:val="none" w:sz="0" w:space="0" w:color="auto"/>
      </w:divBdr>
      <w:divsChild>
        <w:div w:id="485557832">
          <w:marLeft w:val="640"/>
          <w:marRight w:val="0"/>
          <w:marTop w:val="0"/>
          <w:marBottom w:val="0"/>
          <w:divBdr>
            <w:top w:val="none" w:sz="0" w:space="0" w:color="auto"/>
            <w:left w:val="none" w:sz="0" w:space="0" w:color="auto"/>
            <w:bottom w:val="none" w:sz="0" w:space="0" w:color="auto"/>
            <w:right w:val="none" w:sz="0" w:space="0" w:color="auto"/>
          </w:divBdr>
        </w:div>
        <w:div w:id="1879319642">
          <w:marLeft w:val="640"/>
          <w:marRight w:val="0"/>
          <w:marTop w:val="0"/>
          <w:marBottom w:val="0"/>
          <w:divBdr>
            <w:top w:val="none" w:sz="0" w:space="0" w:color="auto"/>
            <w:left w:val="none" w:sz="0" w:space="0" w:color="auto"/>
            <w:bottom w:val="none" w:sz="0" w:space="0" w:color="auto"/>
            <w:right w:val="none" w:sz="0" w:space="0" w:color="auto"/>
          </w:divBdr>
        </w:div>
        <w:div w:id="641933837">
          <w:marLeft w:val="640"/>
          <w:marRight w:val="0"/>
          <w:marTop w:val="0"/>
          <w:marBottom w:val="0"/>
          <w:divBdr>
            <w:top w:val="none" w:sz="0" w:space="0" w:color="auto"/>
            <w:left w:val="none" w:sz="0" w:space="0" w:color="auto"/>
            <w:bottom w:val="none" w:sz="0" w:space="0" w:color="auto"/>
            <w:right w:val="none" w:sz="0" w:space="0" w:color="auto"/>
          </w:divBdr>
        </w:div>
        <w:div w:id="1780220858">
          <w:marLeft w:val="640"/>
          <w:marRight w:val="0"/>
          <w:marTop w:val="0"/>
          <w:marBottom w:val="0"/>
          <w:divBdr>
            <w:top w:val="none" w:sz="0" w:space="0" w:color="auto"/>
            <w:left w:val="none" w:sz="0" w:space="0" w:color="auto"/>
            <w:bottom w:val="none" w:sz="0" w:space="0" w:color="auto"/>
            <w:right w:val="none" w:sz="0" w:space="0" w:color="auto"/>
          </w:divBdr>
        </w:div>
        <w:div w:id="1867407047">
          <w:marLeft w:val="640"/>
          <w:marRight w:val="0"/>
          <w:marTop w:val="0"/>
          <w:marBottom w:val="0"/>
          <w:divBdr>
            <w:top w:val="none" w:sz="0" w:space="0" w:color="auto"/>
            <w:left w:val="none" w:sz="0" w:space="0" w:color="auto"/>
            <w:bottom w:val="none" w:sz="0" w:space="0" w:color="auto"/>
            <w:right w:val="none" w:sz="0" w:space="0" w:color="auto"/>
          </w:divBdr>
        </w:div>
      </w:divsChild>
    </w:div>
    <w:div w:id="677075992">
      <w:bodyDiv w:val="1"/>
      <w:marLeft w:val="0"/>
      <w:marRight w:val="0"/>
      <w:marTop w:val="0"/>
      <w:marBottom w:val="0"/>
      <w:divBdr>
        <w:top w:val="none" w:sz="0" w:space="0" w:color="auto"/>
        <w:left w:val="none" w:sz="0" w:space="0" w:color="auto"/>
        <w:bottom w:val="none" w:sz="0" w:space="0" w:color="auto"/>
        <w:right w:val="none" w:sz="0" w:space="0" w:color="auto"/>
      </w:divBdr>
      <w:divsChild>
        <w:div w:id="796265687">
          <w:marLeft w:val="640"/>
          <w:marRight w:val="0"/>
          <w:marTop w:val="0"/>
          <w:marBottom w:val="0"/>
          <w:divBdr>
            <w:top w:val="none" w:sz="0" w:space="0" w:color="auto"/>
            <w:left w:val="none" w:sz="0" w:space="0" w:color="auto"/>
            <w:bottom w:val="none" w:sz="0" w:space="0" w:color="auto"/>
            <w:right w:val="none" w:sz="0" w:space="0" w:color="auto"/>
          </w:divBdr>
        </w:div>
        <w:div w:id="272792036">
          <w:marLeft w:val="640"/>
          <w:marRight w:val="0"/>
          <w:marTop w:val="0"/>
          <w:marBottom w:val="0"/>
          <w:divBdr>
            <w:top w:val="none" w:sz="0" w:space="0" w:color="auto"/>
            <w:left w:val="none" w:sz="0" w:space="0" w:color="auto"/>
            <w:bottom w:val="none" w:sz="0" w:space="0" w:color="auto"/>
            <w:right w:val="none" w:sz="0" w:space="0" w:color="auto"/>
          </w:divBdr>
        </w:div>
        <w:div w:id="1024743454">
          <w:marLeft w:val="640"/>
          <w:marRight w:val="0"/>
          <w:marTop w:val="0"/>
          <w:marBottom w:val="0"/>
          <w:divBdr>
            <w:top w:val="none" w:sz="0" w:space="0" w:color="auto"/>
            <w:left w:val="none" w:sz="0" w:space="0" w:color="auto"/>
            <w:bottom w:val="none" w:sz="0" w:space="0" w:color="auto"/>
            <w:right w:val="none" w:sz="0" w:space="0" w:color="auto"/>
          </w:divBdr>
        </w:div>
        <w:div w:id="585502745">
          <w:marLeft w:val="640"/>
          <w:marRight w:val="0"/>
          <w:marTop w:val="0"/>
          <w:marBottom w:val="0"/>
          <w:divBdr>
            <w:top w:val="none" w:sz="0" w:space="0" w:color="auto"/>
            <w:left w:val="none" w:sz="0" w:space="0" w:color="auto"/>
            <w:bottom w:val="none" w:sz="0" w:space="0" w:color="auto"/>
            <w:right w:val="none" w:sz="0" w:space="0" w:color="auto"/>
          </w:divBdr>
        </w:div>
        <w:div w:id="415593832">
          <w:marLeft w:val="640"/>
          <w:marRight w:val="0"/>
          <w:marTop w:val="0"/>
          <w:marBottom w:val="0"/>
          <w:divBdr>
            <w:top w:val="none" w:sz="0" w:space="0" w:color="auto"/>
            <w:left w:val="none" w:sz="0" w:space="0" w:color="auto"/>
            <w:bottom w:val="none" w:sz="0" w:space="0" w:color="auto"/>
            <w:right w:val="none" w:sz="0" w:space="0" w:color="auto"/>
          </w:divBdr>
        </w:div>
        <w:div w:id="1313368846">
          <w:marLeft w:val="640"/>
          <w:marRight w:val="0"/>
          <w:marTop w:val="0"/>
          <w:marBottom w:val="0"/>
          <w:divBdr>
            <w:top w:val="none" w:sz="0" w:space="0" w:color="auto"/>
            <w:left w:val="none" w:sz="0" w:space="0" w:color="auto"/>
            <w:bottom w:val="none" w:sz="0" w:space="0" w:color="auto"/>
            <w:right w:val="none" w:sz="0" w:space="0" w:color="auto"/>
          </w:divBdr>
        </w:div>
        <w:div w:id="425228207">
          <w:marLeft w:val="640"/>
          <w:marRight w:val="0"/>
          <w:marTop w:val="0"/>
          <w:marBottom w:val="0"/>
          <w:divBdr>
            <w:top w:val="none" w:sz="0" w:space="0" w:color="auto"/>
            <w:left w:val="none" w:sz="0" w:space="0" w:color="auto"/>
            <w:bottom w:val="none" w:sz="0" w:space="0" w:color="auto"/>
            <w:right w:val="none" w:sz="0" w:space="0" w:color="auto"/>
          </w:divBdr>
        </w:div>
        <w:div w:id="627129789">
          <w:marLeft w:val="640"/>
          <w:marRight w:val="0"/>
          <w:marTop w:val="0"/>
          <w:marBottom w:val="0"/>
          <w:divBdr>
            <w:top w:val="none" w:sz="0" w:space="0" w:color="auto"/>
            <w:left w:val="none" w:sz="0" w:space="0" w:color="auto"/>
            <w:bottom w:val="none" w:sz="0" w:space="0" w:color="auto"/>
            <w:right w:val="none" w:sz="0" w:space="0" w:color="auto"/>
          </w:divBdr>
        </w:div>
        <w:div w:id="284964313">
          <w:marLeft w:val="640"/>
          <w:marRight w:val="0"/>
          <w:marTop w:val="0"/>
          <w:marBottom w:val="0"/>
          <w:divBdr>
            <w:top w:val="none" w:sz="0" w:space="0" w:color="auto"/>
            <w:left w:val="none" w:sz="0" w:space="0" w:color="auto"/>
            <w:bottom w:val="none" w:sz="0" w:space="0" w:color="auto"/>
            <w:right w:val="none" w:sz="0" w:space="0" w:color="auto"/>
          </w:divBdr>
        </w:div>
        <w:div w:id="1767461184">
          <w:marLeft w:val="640"/>
          <w:marRight w:val="0"/>
          <w:marTop w:val="0"/>
          <w:marBottom w:val="0"/>
          <w:divBdr>
            <w:top w:val="none" w:sz="0" w:space="0" w:color="auto"/>
            <w:left w:val="none" w:sz="0" w:space="0" w:color="auto"/>
            <w:bottom w:val="none" w:sz="0" w:space="0" w:color="auto"/>
            <w:right w:val="none" w:sz="0" w:space="0" w:color="auto"/>
          </w:divBdr>
        </w:div>
        <w:div w:id="594292345">
          <w:marLeft w:val="640"/>
          <w:marRight w:val="0"/>
          <w:marTop w:val="0"/>
          <w:marBottom w:val="0"/>
          <w:divBdr>
            <w:top w:val="none" w:sz="0" w:space="0" w:color="auto"/>
            <w:left w:val="none" w:sz="0" w:space="0" w:color="auto"/>
            <w:bottom w:val="none" w:sz="0" w:space="0" w:color="auto"/>
            <w:right w:val="none" w:sz="0" w:space="0" w:color="auto"/>
          </w:divBdr>
        </w:div>
        <w:div w:id="1787768484">
          <w:marLeft w:val="640"/>
          <w:marRight w:val="0"/>
          <w:marTop w:val="0"/>
          <w:marBottom w:val="0"/>
          <w:divBdr>
            <w:top w:val="none" w:sz="0" w:space="0" w:color="auto"/>
            <w:left w:val="none" w:sz="0" w:space="0" w:color="auto"/>
            <w:bottom w:val="none" w:sz="0" w:space="0" w:color="auto"/>
            <w:right w:val="none" w:sz="0" w:space="0" w:color="auto"/>
          </w:divBdr>
        </w:div>
        <w:div w:id="1824810700">
          <w:marLeft w:val="640"/>
          <w:marRight w:val="0"/>
          <w:marTop w:val="0"/>
          <w:marBottom w:val="0"/>
          <w:divBdr>
            <w:top w:val="none" w:sz="0" w:space="0" w:color="auto"/>
            <w:left w:val="none" w:sz="0" w:space="0" w:color="auto"/>
            <w:bottom w:val="none" w:sz="0" w:space="0" w:color="auto"/>
            <w:right w:val="none" w:sz="0" w:space="0" w:color="auto"/>
          </w:divBdr>
        </w:div>
        <w:div w:id="867448934">
          <w:marLeft w:val="640"/>
          <w:marRight w:val="0"/>
          <w:marTop w:val="0"/>
          <w:marBottom w:val="0"/>
          <w:divBdr>
            <w:top w:val="none" w:sz="0" w:space="0" w:color="auto"/>
            <w:left w:val="none" w:sz="0" w:space="0" w:color="auto"/>
            <w:bottom w:val="none" w:sz="0" w:space="0" w:color="auto"/>
            <w:right w:val="none" w:sz="0" w:space="0" w:color="auto"/>
          </w:divBdr>
        </w:div>
      </w:divsChild>
    </w:div>
    <w:div w:id="706031575">
      <w:bodyDiv w:val="1"/>
      <w:marLeft w:val="0"/>
      <w:marRight w:val="0"/>
      <w:marTop w:val="0"/>
      <w:marBottom w:val="0"/>
      <w:divBdr>
        <w:top w:val="none" w:sz="0" w:space="0" w:color="auto"/>
        <w:left w:val="none" w:sz="0" w:space="0" w:color="auto"/>
        <w:bottom w:val="none" w:sz="0" w:space="0" w:color="auto"/>
        <w:right w:val="none" w:sz="0" w:space="0" w:color="auto"/>
      </w:divBdr>
      <w:divsChild>
        <w:div w:id="422804447">
          <w:marLeft w:val="640"/>
          <w:marRight w:val="0"/>
          <w:marTop w:val="0"/>
          <w:marBottom w:val="0"/>
          <w:divBdr>
            <w:top w:val="none" w:sz="0" w:space="0" w:color="auto"/>
            <w:left w:val="none" w:sz="0" w:space="0" w:color="auto"/>
            <w:bottom w:val="none" w:sz="0" w:space="0" w:color="auto"/>
            <w:right w:val="none" w:sz="0" w:space="0" w:color="auto"/>
          </w:divBdr>
        </w:div>
        <w:div w:id="1322851791">
          <w:marLeft w:val="640"/>
          <w:marRight w:val="0"/>
          <w:marTop w:val="0"/>
          <w:marBottom w:val="0"/>
          <w:divBdr>
            <w:top w:val="none" w:sz="0" w:space="0" w:color="auto"/>
            <w:left w:val="none" w:sz="0" w:space="0" w:color="auto"/>
            <w:bottom w:val="none" w:sz="0" w:space="0" w:color="auto"/>
            <w:right w:val="none" w:sz="0" w:space="0" w:color="auto"/>
          </w:divBdr>
        </w:div>
      </w:divsChild>
    </w:div>
    <w:div w:id="764227551">
      <w:bodyDiv w:val="1"/>
      <w:marLeft w:val="0"/>
      <w:marRight w:val="0"/>
      <w:marTop w:val="0"/>
      <w:marBottom w:val="0"/>
      <w:divBdr>
        <w:top w:val="none" w:sz="0" w:space="0" w:color="auto"/>
        <w:left w:val="none" w:sz="0" w:space="0" w:color="auto"/>
        <w:bottom w:val="none" w:sz="0" w:space="0" w:color="auto"/>
        <w:right w:val="none" w:sz="0" w:space="0" w:color="auto"/>
      </w:divBdr>
      <w:divsChild>
        <w:div w:id="1951937226">
          <w:marLeft w:val="640"/>
          <w:marRight w:val="0"/>
          <w:marTop w:val="0"/>
          <w:marBottom w:val="0"/>
          <w:divBdr>
            <w:top w:val="none" w:sz="0" w:space="0" w:color="auto"/>
            <w:left w:val="none" w:sz="0" w:space="0" w:color="auto"/>
            <w:bottom w:val="none" w:sz="0" w:space="0" w:color="auto"/>
            <w:right w:val="none" w:sz="0" w:space="0" w:color="auto"/>
          </w:divBdr>
        </w:div>
        <w:div w:id="170917891">
          <w:marLeft w:val="640"/>
          <w:marRight w:val="0"/>
          <w:marTop w:val="0"/>
          <w:marBottom w:val="0"/>
          <w:divBdr>
            <w:top w:val="none" w:sz="0" w:space="0" w:color="auto"/>
            <w:left w:val="none" w:sz="0" w:space="0" w:color="auto"/>
            <w:bottom w:val="none" w:sz="0" w:space="0" w:color="auto"/>
            <w:right w:val="none" w:sz="0" w:space="0" w:color="auto"/>
          </w:divBdr>
        </w:div>
        <w:div w:id="2102944058">
          <w:marLeft w:val="640"/>
          <w:marRight w:val="0"/>
          <w:marTop w:val="0"/>
          <w:marBottom w:val="0"/>
          <w:divBdr>
            <w:top w:val="none" w:sz="0" w:space="0" w:color="auto"/>
            <w:left w:val="none" w:sz="0" w:space="0" w:color="auto"/>
            <w:bottom w:val="none" w:sz="0" w:space="0" w:color="auto"/>
            <w:right w:val="none" w:sz="0" w:space="0" w:color="auto"/>
          </w:divBdr>
        </w:div>
        <w:div w:id="223032380">
          <w:marLeft w:val="640"/>
          <w:marRight w:val="0"/>
          <w:marTop w:val="0"/>
          <w:marBottom w:val="0"/>
          <w:divBdr>
            <w:top w:val="none" w:sz="0" w:space="0" w:color="auto"/>
            <w:left w:val="none" w:sz="0" w:space="0" w:color="auto"/>
            <w:bottom w:val="none" w:sz="0" w:space="0" w:color="auto"/>
            <w:right w:val="none" w:sz="0" w:space="0" w:color="auto"/>
          </w:divBdr>
        </w:div>
        <w:div w:id="2048214255">
          <w:marLeft w:val="640"/>
          <w:marRight w:val="0"/>
          <w:marTop w:val="0"/>
          <w:marBottom w:val="0"/>
          <w:divBdr>
            <w:top w:val="none" w:sz="0" w:space="0" w:color="auto"/>
            <w:left w:val="none" w:sz="0" w:space="0" w:color="auto"/>
            <w:bottom w:val="none" w:sz="0" w:space="0" w:color="auto"/>
            <w:right w:val="none" w:sz="0" w:space="0" w:color="auto"/>
          </w:divBdr>
        </w:div>
      </w:divsChild>
    </w:div>
    <w:div w:id="835455574">
      <w:bodyDiv w:val="1"/>
      <w:marLeft w:val="0"/>
      <w:marRight w:val="0"/>
      <w:marTop w:val="0"/>
      <w:marBottom w:val="0"/>
      <w:divBdr>
        <w:top w:val="none" w:sz="0" w:space="0" w:color="auto"/>
        <w:left w:val="none" w:sz="0" w:space="0" w:color="auto"/>
        <w:bottom w:val="none" w:sz="0" w:space="0" w:color="auto"/>
        <w:right w:val="none" w:sz="0" w:space="0" w:color="auto"/>
      </w:divBdr>
      <w:divsChild>
        <w:div w:id="1796677032">
          <w:marLeft w:val="640"/>
          <w:marRight w:val="0"/>
          <w:marTop w:val="0"/>
          <w:marBottom w:val="0"/>
          <w:divBdr>
            <w:top w:val="none" w:sz="0" w:space="0" w:color="auto"/>
            <w:left w:val="none" w:sz="0" w:space="0" w:color="auto"/>
            <w:bottom w:val="none" w:sz="0" w:space="0" w:color="auto"/>
            <w:right w:val="none" w:sz="0" w:space="0" w:color="auto"/>
          </w:divBdr>
        </w:div>
        <w:div w:id="880173019">
          <w:marLeft w:val="640"/>
          <w:marRight w:val="0"/>
          <w:marTop w:val="0"/>
          <w:marBottom w:val="0"/>
          <w:divBdr>
            <w:top w:val="none" w:sz="0" w:space="0" w:color="auto"/>
            <w:left w:val="none" w:sz="0" w:space="0" w:color="auto"/>
            <w:bottom w:val="none" w:sz="0" w:space="0" w:color="auto"/>
            <w:right w:val="none" w:sz="0" w:space="0" w:color="auto"/>
          </w:divBdr>
        </w:div>
        <w:div w:id="1862011389">
          <w:marLeft w:val="640"/>
          <w:marRight w:val="0"/>
          <w:marTop w:val="0"/>
          <w:marBottom w:val="0"/>
          <w:divBdr>
            <w:top w:val="none" w:sz="0" w:space="0" w:color="auto"/>
            <w:left w:val="none" w:sz="0" w:space="0" w:color="auto"/>
            <w:bottom w:val="none" w:sz="0" w:space="0" w:color="auto"/>
            <w:right w:val="none" w:sz="0" w:space="0" w:color="auto"/>
          </w:divBdr>
        </w:div>
      </w:divsChild>
    </w:div>
    <w:div w:id="842935564">
      <w:bodyDiv w:val="1"/>
      <w:marLeft w:val="0"/>
      <w:marRight w:val="0"/>
      <w:marTop w:val="0"/>
      <w:marBottom w:val="0"/>
      <w:divBdr>
        <w:top w:val="none" w:sz="0" w:space="0" w:color="auto"/>
        <w:left w:val="none" w:sz="0" w:space="0" w:color="auto"/>
        <w:bottom w:val="none" w:sz="0" w:space="0" w:color="auto"/>
        <w:right w:val="none" w:sz="0" w:space="0" w:color="auto"/>
      </w:divBdr>
      <w:divsChild>
        <w:div w:id="1366828583">
          <w:marLeft w:val="640"/>
          <w:marRight w:val="0"/>
          <w:marTop w:val="0"/>
          <w:marBottom w:val="0"/>
          <w:divBdr>
            <w:top w:val="none" w:sz="0" w:space="0" w:color="auto"/>
            <w:left w:val="none" w:sz="0" w:space="0" w:color="auto"/>
            <w:bottom w:val="none" w:sz="0" w:space="0" w:color="auto"/>
            <w:right w:val="none" w:sz="0" w:space="0" w:color="auto"/>
          </w:divBdr>
        </w:div>
        <w:div w:id="1056508493">
          <w:marLeft w:val="640"/>
          <w:marRight w:val="0"/>
          <w:marTop w:val="0"/>
          <w:marBottom w:val="0"/>
          <w:divBdr>
            <w:top w:val="none" w:sz="0" w:space="0" w:color="auto"/>
            <w:left w:val="none" w:sz="0" w:space="0" w:color="auto"/>
            <w:bottom w:val="none" w:sz="0" w:space="0" w:color="auto"/>
            <w:right w:val="none" w:sz="0" w:space="0" w:color="auto"/>
          </w:divBdr>
        </w:div>
        <w:div w:id="834224152">
          <w:marLeft w:val="640"/>
          <w:marRight w:val="0"/>
          <w:marTop w:val="0"/>
          <w:marBottom w:val="0"/>
          <w:divBdr>
            <w:top w:val="none" w:sz="0" w:space="0" w:color="auto"/>
            <w:left w:val="none" w:sz="0" w:space="0" w:color="auto"/>
            <w:bottom w:val="none" w:sz="0" w:space="0" w:color="auto"/>
            <w:right w:val="none" w:sz="0" w:space="0" w:color="auto"/>
          </w:divBdr>
        </w:div>
        <w:div w:id="5837947">
          <w:marLeft w:val="640"/>
          <w:marRight w:val="0"/>
          <w:marTop w:val="0"/>
          <w:marBottom w:val="0"/>
          <w:divBdr>
            <w:top w:val="none" w:sz="0" w:space="0" w:color="auto"/>
            <w:left w:val="none" w:sz="0" w:space="0" w:color="auto"/>
            <w:bottom w:val="none" w:sz="0" w:space="0" w:color="auto"/>
            <w:right w:val="none" w:sz="0" w:space="0" w:color="auto"/>
          </w:divBdr>
        </w:div>
        <w:div w:id="872234729">
          <w:marLeft w:val="640"/>
          <w:marRight w:val="0"/>
          <w:marTop w:val="0"/>
          <w:marBottom w:val="0"/>
          <w:divBdr>
            <w:top w:val="none" w:sz="0" w:space="0" w:color="auto"/>
            <w:left w:val="none" w:sz="0" w:space="0" w:color="auto"/>
            <w:bottom w:val="none" w:sz="0" w:space="0" w:color="auto"/>
            <w:right w:val="none" w:sz="0" w:space="0" w:color="auto"/>
          </w:divBdr>
        </w:div>
        <w:div w:id="300353004">
          <w:marLeft w:val="640"/>
          <w:marRight w:val="0"/>
          <w:marTop w:val="0"/>
          <w:marBottom w:val="0"/>
          <w:divBdr>
            <w:top w:val="none" w:sz="0" w:space="0" w:color="auto"/>
            <w:left w:val="none" w:sz="0" w:space="0" w:color="auto"/>
            <w:bottom w:val="none" w:sz="0" w:space="0" w:color="auto"/>
            <w:right w:val="none" w:sz="0" w:space="0" w:color="auto"/>
          </w:divBdr>
        </w:div>
        <w:div w:id="1201698298">
          <w:marLeft w:val="640"/>
          <w:marRight w:val="0"/>
          <w:marTop w:val="0"/>
          <w:marBottom w:val="0"/>
          <w:divBdr>
            <w:top w:val="none" w:sz="0" w:space="0" w:color="auto"/>
            <w:left w:val="none" w:sz="0" w:space="0" w:color="auto"/>
            <w:bottom w:val="none" w:sz="0" w:space="0" w:color="auto"/>
            <w:right w:val="none" w:sz="0" w:space="0" w:color="auto"/>
          </w:divBdr>
        </w:div>
        <w:div w:id="466166587">
          <w:marLeft w:val="640"/>
          <w:marRight w:val="0"/>
          <w:marTop w:val="0"/>
          <w:marBottom w:val="0"/>
          <w:divBdr>
            <w:top w:val="none" w:sz="0" w:space="0" w:color="auto"/>
            <w:left w:val="none" w:sz="0" w:space="0" w:color="auto"/>
            <w:bottom w:val="none" w:sz="0" w:space="0" w:color="auto"/>
            <w:right w:val="none" w:sz="0" w:space="0" w:color="auto"/>
          </w:divBdr>
        </w:div>
        <w:div w:id="431896001">
          <w:marLeft w:val="640"/>
          <w:marRight w:val="0"/>
          <w:marTop w:val="0"/>
          <w:marBottom w:val="0"/>
          <w:divBdr>
            <w:top w:val="none" w:sz="0" w:space="0" w:color="auto"/>
            <w:left w:val="none" w:sz="0" w:space="0" w:color="auto"/>
            <w:bottom w:val="none" w:sz="0" w:space="0" w:color="auto"/>
            <w:right w:val="none" w:sz="0" w:space="0" w:color="auto"/>
          </w:divBdr>
        </w:div>
      </w:divsChild>
    </w:div>
    <w:div w:id="905841686">
      <w:bodyDiv w:val="1"/>
      <w:marLeft w:val="0"/>
      <w:marRight w:val="0"/>
      <w:marTop w:val="0"/>
      <w:marBottom w:val="0"/>
      <w:divBdr>
        <w:top w:val="none" w:sz="0" w:space="0" w:color="auto"/>
        <w:left w:val="none" w:sz="0" w:space="0" w:color="auto"/>
        <w:bottom w:val="none" w:sz="0" w:space="0" w:color="auto"/>
        <w:right w:val="none" w:sz="0" w:space="0" w:color="auto"/>
      </w:divBdr>
      <w:divsChild>
        <w:div w:id="324237764">
          <w:marLeft w:val="640"/>
          <w:marRight w:val="0"/>
          <w:marTop w:val="0"/>
          <w:marBottom w:val="0"/>
          <w:divBdr>
            <w:top w:val="none" w:sz="0" w:space="0" w:color="auto"/>
            <w:left w:val="none" w:sz="0" w:space="0" w:color="auto"/>
            <w:bottom w:val="none" w:sz="0" w:space="0" w:color="auto"/>
            <w:right w:val="none" w:sz="0" w:space="0" w:color="auto"/>
          </w:divBdr>
        </w:div>
        <w:div w:id="2045321304">
          <w:marLeft w:val="640"/>
          <w:marRight w:val="0"/>
          <w:marTop w:val="0"/>
          <w:marBottom w:val="0"/>
          <w:divBdr>
            <w:top w:val="none" w:sz="0" w:space="0" w:color="auto"/>
            <w:left w:val="none" w:sz="0" w:space="0" w:color="auto"/>
            <w:bottom w:val="none" w:sz="0" w:space="0" w:color="auto"/>
            <w:right w:val="none" w:sz="0" w:space="0" w:color="auto"/>
          </w:divBdr>
        </w:div>
        <w:div w:id="1733699596">
          <w:marLeft w:val="640"/>
          <w:marRight w:val="0"/>
          <w:marTop w:val="0"/>
          <w:marBottom w:val="0"/>
          <w:divBdr>
            <w:top w:val="none" w:sz="0" w:space="0" w:color="auto"/>
            <w:left w:val="none" w:sz="0" w:space="0" w:color="auto"/>
            <w:bottom w:val="none" w:sz="0" w:space="0" w:color="auto"/>
            <w:right w:val="none" w:sz="0" w:space="0" w:color="auto"/>
          </w:divBdr>
        </w:div>
        <w:div w:id="1806704300">
          <w:marLeft w:val="640"/>
          <w:marRight w:val="0"/>
          <w:marTop w:val="0"/>
          <w:marBottom w:val="0"/>
          <w:divBdr>
            <w:top w:val="none" w:sz="0" w:space="0" w:color="auto"/>
            <w:left w:val="none" w:sz="0" w:space="0" w:color="auto"/>
            <w:bottom w:val="none" w:sz="0" w:space="0" w:color="auto"/>
            <w:right w:val="none" w:sz="0" w:space="0" w:color="auto"/>
          </w:divBdr>
        </w:div>
        <w:div w:id="972519213">
          <w:marLeft w:val="640"/>
          <w:marRight w:val="0"/>
          <w:marTop w:val="0"/>
          <w:marBottom w:val="0"/>
          <w:divBdr>
            <w:top w:val="none" w:sz="0" w:space="0" w:color="auto"/>
            <w:left w:val="none" w:sz="0" w:space="0" w:color="auto"/>
            <w:bottom w:val="none" w:sz="0" w:space="0" w:color="auto"/>
            <w:right w:val="none" w:sz="0" w:space="0" w:color="auto"/>
          </w:divBdr>
        </w:div>
        <w:div w:id="424692422">
          <w:marLeft w:val="640"/>
          <w:marRight w:val="0"/>
          <w:marTop w:val="0"/>
          <w:marBottom w:val="0"/>
          <w:divBdr>
            <w:top w:val="none" w:sz="0" w:space="0" w:color="auto"/>
            <w:left w:val="none" w:sz="0" w:space="0" w:color="auto"/>
            <w:bottom w:val="none" w:sz="0" w:space="0" w:color="auto"/>
            <w:right w:val="none" w:sz="0" w:space="0" w:color="auto"/>
          </w:divBdr>
        </w:div>
        <w:div w:id="511574917">
          <w:marLeft w:val="640"/>
          <w:marRight w:val="0"/>
          <w:marTop w:val="0"/>
          <w:marBottom w:val="0"/>
          <w:divBdr>
            <w:top w:val="none" w:sz="0" w:space="0" w:color="auto"/>
            <w:left w:val="none" w:sz="0" w:space="0" w:color="auto"/>
            <w:bottom w:val="none" w:sz="0" w:space="0" w:color="auto"/>
            <w:right w:val="none" w:sz="0" w:space="0" w:color="auto"/>
          </w:divBdr>
        </w:div>
        <w:div w:id="101801341">
          <w:marLeft w:val="640"/>
          <w:marRight w:val="0"/>
          <w:marTop w:val="0"/>
          <w:marBottom w:val="0"/>
          <w:divBdr>
            <w:top w:val="none" w:sz="0" w:space="0" w:color="auto"/>
            <w:left w:val="none" w:sz="0" w:space="0" w:color="auto"/>
            <w:bottom w:val="none" w:sz="0" w:space="0" w:color="auto"/>
            <w:right w:val="none" w:sz="0" w:space="0" w:color="auto"/>
          </w:divBdr>
        </w:div>
        <w:div w:id="523058880">
          <w:marLeft w:val="640"/>
          <w:marRight w:val="0"/>
          <w:marTop w:val="0"/>
          <w:marBottom w:val="0"/>
          <w:divBdr>
            <w:top w:val="none" w:sz="0" w:space="0" w:color="auto"/>
            <w:left w:val="none" w:sz="0" w:space="0" w:color="auto"/>
            <w:bottom w:val="none" w:sz="0" w:space="0" w:color="auto"/>
            <w:right w:val="none" w:sz="0" w:space="0" w:color="auto"/>
          </w:divBdr>
        </w:div>
        <w:div w:id="2007852894">
          <w:marLeft w:val="640"/>
          <w:marRight w:val="0"/>
          <w:marTop w:val="0"/>
          <w:marBottom w:val="0"/>
          <w:divBdr>
            <w:top w:val="none" w:sz="0" w:space="0" w:color="auto"/>
            <w:left w:val="none" w:sz="0" w:space="0" w:color="auto"/>
            <w:bottom w:val="none" w:sz="0" w:space="0" w:color="auto"/>
            <w:right w:val="none" w:sz="0" w:space="0" w:color="auto"/>
          </w:divBdr>
        </w:div>
        <w:div w:id="986201224">
          <w:marLeft w:val="640"/>
          <w:marRight w:val="0"/>
          <w:marTop w:val="0"/>
          <w:marBottom w:val="0"/>
          <w:divBdr>
            <w:top w:val="none" w:sz="0" w:space="0" w:color="auto"/>
            <w:left w:val="none" w:sz="0" w:space="0" w:color="auto"/>
            <w:bottom w:val="none" w:sz="0" w:space="0" w:color="auto"/>
            <w:right w:val="none" w:sz="0" w:space="0" w:color="auto"/>
          </w:divBdr>
        </w:div>
      </w:divsChild>
    </w:div>
    <w:div w:id="977683292">
      <w:bodyDiv w:val="1"/>
      <w:marLeft w:val="0"/>
      <w:marRight w:val="0"/>
      <w:marTop w:val="0"/>
      <w:marBottom w:val="0"/>
      <w:divBdr>
        <w:top w:val="none" w:sz="0" w:space="0" w:color="auto"/>
        <w:left w:val="none" w:sz="0" w:space="0" w:color="auto"/>
        <w:bottom w:val="none" w:sz="0" w:space="0" w:color="auto"/>
        <w:right w:val="none" w:sz="0" w:space="0" w:color="auto"/>
      </w:divBdr>
      <w:divsChild>
        <w:div w:id="1565408209">
          <w:marLeft w:val="640"/>
          <w:marRight w:val="0"/>
          <w:marTop w:val="0"/>
          <w:marBottom w:val="0"/>
          <w:divBdr>
            <w:top w:val="none" w:sz="0" w:space="0" w:color="auto"/>
            <w:left w:val="none" w:sz="0" w:space="0" w:color="auto"/>
            <w:bottom w:val="none" w:sz="0" w:space="0" w:color="auto"/>
            <w:right w:val="none" w:sz="0" w:space="0" w:color="auto"/>
          </w:divBdr>
        </w:div>
        <w:div w:id="1221600369">
          <w:marLeft w:val="640"/>
          <w:marRight w:val="0"/>
          <w:marTop w:val="0"/>
          <w:marBottom w:val="0"/>
          <w:divBdr>
            <w:top w:val="none" w:sz="0" w:space="0" w:color="auto"/>
            <w:left w:val="none" w:sz="0" w:space="0" w:color="auto"/>
            <w:bottom w:val="none" w:sz="0" w:space="0" w:color="auto"/>
            <w:right w:val="none" w:sz="0" w:space="0" w:color="auto"/>
          </w:divBdr>
        </w:div>
        <w:div w:id="617031329">
          <w:marLeft w:val="640"/>
          <w:marRight w:val="0"/>
          <w:marTop w:val="0"/>
          <w:marBottom w:val="0"/>
          <w:divBdr>
            <w:top w:val="none" w:sz="0" w:space="0" w:color="auto"/>
            <w:left w:val="none" w:sz="0" w:space="0" w:color="auto"/>
            <w:bottom w:val="none" w:sz="0" w:space="0" w:color="auto"/>
            <w:right w:val="none" w:sz="0" w:space="0" w:color="auto"/>
          </w:divBdr>
        </w:div>
        <w:div w:id="294793914">
          <w:marLeft w:val="640"/>
          <w:marRight w:val="0"/>
          <w:marTop w:val="0"/>
          <w:marBottom w:val="0"/>
          <w:divBdr>
            <w:top w:val="none" w:sz="0" w:space="0" w:color="auto"/>
            <w:left w:val="none" w:sz="0" w:space="0" w:color="auto"/>
            <w:bottom w:val="none" w:sz="0" w:space="0" w:color="auto"/>
            <w:right w:val="none" w:sz="0" w:space="0" w:color="auto"/>
          </w:divBdr>
        </w:div>
        <w:div w:id="796484097">
          <w:marLeft w:val="640"/>
          <w:marRight w:val="0"/>
          <w:marTop w:val="0"/>
          <w:marBottom w:val="0"/>
          <w:divBdr>
            <w:top w:val="none" w:sz="0" w:space="0" w:color="auto"/>
            <w:left w:val="none" w:sz="0" w:space="0" w:color="auto"/>
            <w:bottom w:val="none" w:sz="0" w:space="0" w:color="auto"/>
            <w:right w:val="none" w:sz="0" w:space="0" w:color="auto"/>
          </w:divBdr>
        </w:div>
        <w:div w:id="1847820068">
          <w:marLeft w:val="640"/>
          <w:marRight w:val="0"/>
          <w:marTop w:val="0"/>
          <w:marBottom w:val="0"/>
          <w:divBdr>
            <w:top w:val="none" w:sz="0" w:space="0" w:color="auto"/>
            <w:left w:val="none" w:sz="0" w:space="0" w:color="auto"/>
            <w:bottom w:val="none" w:sz="0" w:space="0" w:color="auto"/>
            <w:right w:val="none" w:sz="0" w:space="0" w:color="auto"/>
          </w:divBdr>
        </w:div>
        <w:div w:id="612440370">
          <w:marLeft w:val="640"/>
          <w:marRight w:val="0"/>
          <w:marTop w:val="0"/>
          <w:marBottom w:val="0"/>
          <w:divBdr>
            <w:top w:val="none" w:sz="0" w:space="0" w:color="auto"/>
            <w:left w:val="none" w:sz="0" w:space="0" w:color="auto"/>
            <w:bottom w:val="none" w:sz="0" w:space="0" w:color="auto"/>
            <w:right w:val="none" w:sz="0" w:space="0" w:color="auto"/>
          </w:divBdr>
        </w:div>
        <w:div w:id="843128281">
          <w:marLeft w:val="640"/>
          <w:marRight w:val="0"/>
          <w:marTop w:val="0"/>
          <w:marBottom w:val="0"/>
          <w:divBdr>
            <w:top w:val="none" w:sz="0" w:space="0" w:color="auto"/>
            <w:left w:val="none" w:sz="0" w:space="0" w:color="auto"/>
            <w:bottom w:val="none" w:sz="0" w:space="0" w:color="auto"/>
            <w:right w:val="none" w:sz="0" w:space="0" w:color="auto"/>
          </w:divBdr>
        </w:div>
        <w:div w:id="580142866">
          <w:marLeft w:val="640"/>
          <w:marRight w:val="0"/>
          <w:marTop w:val="0"/>
          <w:marBottom w:val="0"/>
          <w:divBdr>
            <w:top w:val="none" w:sz="0" w:space="0" w:color="auto"/>
            <w:left w:val="none" w:sz="0" w:space="0" w:color="auto"/>
            <w:bottom w:val="none" w:sz="0" w:space="0" w:color="auto"/>
            <w:right w:val="none" w:sz="0" w:space="0" w:color="auto"/>
          </w:divBdr>
        </w:div>
        <w:div w:id="163666011">
          <w:marLeft w:val="640"/>
          <w:marRight w:val="0"/>
          <w:marTop w:val="0"/>
          <w:marBottom w:val="0"/>
          <w:divBdr>
            <w:top w:val="none" w:sz="0" w:space="0" w:color="auto"/>
            <w:left w:val="none" w:sz="0" w:space="0" w:color="auto"/>
            <w:bottom w:val="none" w:sz="0" w:space="0" w:color="auto"/>
            <w:right w:val="none" w:sz="0" w:space="0" w:color="auto"/>
          </w:divBdr>
        </w:div>
        <w:div w:id="920405009">
          <w:marLeft w:val="640"/>
          <w:marRight w:val="0"/>
          <w:marTop w:val="0"/>
          <w:marBottom w:val="0"/>
          <w:divBdr>
            <w:top w:val="none" w:sz="0" w:space="0" w:color="auto"/>
            <w:left w:val="none" w:sz="0" w:space="0" w:color="auto"/>
            <w:bottom w:val="none" w:sz="0" w:space="0" w:color="auto"/>
            <w:right w:val="none" w:sz="0" w:space="0" w:color="auto"/>
          </w:divBdr>
        </w:div>
        <w:div w:id="1361737177">
          <w:marLeft w:val="640"/>
          <w:marRight w:val="0"/>
          <w:marTop w:val="0"/>
          <w:marBottom w:val="0"/>
          <w:divBdr>
            <w:top w:val="none" w:sz="0" w:space="0" w:color="auto"/>
            <w:left w:val="none" w:sz="0" w:space="0" w:color="auto"/>
            <w:bottom w:val="none" w:sz="0" w:space="0" w:color="auto"/>
            <w:right w:val="none" w:sz="0" w:space="0" w:color="auto"/>
          </w:divBdr>
        </w:div>
        <w:div w:id="775488149">
          <w:marLeft w:val="640"/>
          <w:marRight w:val="0"/>
          <w:marTop w:val="0"/>
          <w:marBottom w:val="0"/>
          <w:divBdr>
            <w:top w:val="none" w:sz="0" w:space="0" w:color="auto"/>
            <w:left w:val="none" w:sz="0" w:space="0" w:color="auto"/>
            <w:bottom w:val="none" w:sz="0" w:space="0" w:color="auto"/>
            <w:right w:val="none" w:sz="0" w:space="0" w:color="auto"/>
          </w:divBdr>
        </w:div>
        <w:div w:id="347951845">
          <w:marLeft w:val="640"/>
          <w:marRight w:val="0"/>
          <w:marTop w:val="0"/>
          <w:marBottom w:val="0"/>
          <w:divBdr>
            <w:top w:val="none" w:sz="0" w:space="0" w:color="auto"/>
            <w:left w:val="none" w:sz="0" w:space="0" w:color="auto"/>
            <w:bottom w:val="none" w:sz="0" w:space="0" w:color="auto"/>
            <w:right w:val="none" w:sz="0" w:space="0" w:color="auto"/>
          </w:divBdr>
        </w:div>
        <w:div w:id="831726225">
          <w:marLeft w:val="640"/>
          <w:marRight w:val="0"/>
          <w:marTop w:val="0"/>
          <w:marBottom w:val="0"/>
          <w:divBdr>
            <w:top w:val="none" w:sz="0" w:space="0" w:color="auto"/>
            <w:left w:val="none" w:sz="0" w:space="0" w:color="auto"/>
            <w:bottom w:val="none" w:sz="0" w:space="0" w:color="auto"/>
            <w:right w:val="none" w:sz="0" w:space="0" w:color="auto"/>
          </w:divBdr>
        </w:div>
        <w:div w:id="721947561">
          <w:marLeft w:val="640"/>
          <w:marRight w:val="0"/>
          <w:marTop w:val="0"/>
          <w:marBottom w:val="0"/>
          <w:divBdr>
            <w:top w:val="none" w:sz="0" w:space="0" w:color="auto"/>
            <w:left w:val="none" w:sz="0" w:space="0" w:color="auto"/>
            <w:bottom w:val="none" w:sz="0" w:space="0" w:color="auto"/>
            <w:right w:val="none" w:sz="0" w:space="0" w:color="auto"/>
          </w:divBdr>
        </w:div>
        <w:div w:id="1596670414">
          <w:marLeft w:val="640"/>
          <w:marRight w:val="0"/>
          <w:marTop w:val="0"/>
          <w:marBottom w:val="0"/>
          <w:divBdr>
            <w:top w:val="none" w:sz="0" w:space="0" w:color="auto"/>
            <w:left w:val="none" w:sz="0" w:space="0" w:color="auto"/>
            <w:bottom w:val="none" w:sz="0" w:space="0" w:color="auto"/>
            <w:right w:val="none" w:sz="0" w:space="0" w:color="auto"/>
          </w:divBdr>
        </w:div>
        <w:div w:id="622227952">
          <w:marLeft w:val="640"/>
          <w:marRight w:val="0"/>
          <w:marTop w:val="0"/>
          <w:marBottom w:val="0"/>
          <w:divBdr>
            <w:top w:val="none" w:sz="0" w:space="0" w:color="auto"/>
            <w:left w:val="none" w:sz="0" w:space="0" w:color="auto"/>
            <w:bottom w:val="none" w:sz="0" w:space="0" w:color="auto"/>
            <w:right w:val="none" w:sz="0" w:space="0" w:color="auto"/>
          </w:divBdr>
        </w:div>
      </w:divsChild>
    </w:div>
    <w:div w:id="987199710">
      <w:bodyDiv w:val="1"/>
      <w:marLeft w:val="0"/>
      <w:marRight w:val="0"/>
      <w:marTop w:val="0"/>
      <w:marBottom w:val="0"/>
      <w:divBdr>
        <w:top w:val="none" w:sz="0" w:space="0" w:color="auto"/>
        <w:left w:val="none" w:sz="0" w:space="0" w:color="auto"/>
        <w:bottom w:val="none" w:sz="0" w:space="0" w:color="auto"/>
        <w:right w:val="none" w:sz="0" w:space="0" w:color="auto"/>
      </w:divBdr>
      <w:divsChild>
        <w:div w:id="367024215">
          <w:marLeft w:val="640"/>
          <w:marRight w:val="0"/>
          <w:marTop w:val="0"/>
          <w:marBottom w:val="0"/>
          <w:divBdr>
            <w:top w:val="none" w:sz="0" w:space="0" w:color="auto"/>
            <w:left w:val="none" w:sz="0" w:space="0" w:color="auto"/>
            <w:bottom w:val="none" w:sz="0" w:space="0" w:color="auto"/>
            <w:right w:val="none" w:sz="0" w:space="0" w:color="auto"/>
          </w:divBdr>
        </w:div>
        <w:div w:id="487786153">
          <w:marLeft w:val="640"/>
          <w:marRight w:val="0"/>
          <w:marTop w:val="0"/>
          <w:marBottom w:val="0"/>
          <w:divBdr>
            <w:top w:val="none" w:sz="0" w:space="0" w:color="auto"/>
            <w:left w:val="none" w:sz="0" w:space="0" w:color="auto"/>
            <w:bottom w:val="none" w:sz="0" w:space="0" w:color="auto"/>
            <w:right w:val="none" w:sz="0" w:space="0" w:color="auto"/>
          </w:divBdr>
        </w:div>
        <w:div w:id="312878388">
          <w:marLeft w:val="640"/>
          <w:marRight w:val="0"/>
          <w:marTop w:val="0"/>
          <w:marBottom w:val="0"/>
          <w:divBdr>
            <w:top w:val="none" w:sz="0" w:space="0" w:color="auto"/>
            <w:left w:val="none" w:sz="0" w:space="0" w:color="auto"/>
            <w:bottom w:val="none" w:sz="0" w:space="0" w:color="auto"/>
            <w:right w:val="none" w:sz="0" w:space="0" w:color="auto"/>
          </w:divBdr>
        </w:div>
        <w:div w:id="1443304736">
          <w:marLeft w:val="640"/>
          <w:marRight w:val="0"/>
          <w:marTop w:val="0"/>
          <w:marBottom w:val="0"/>
          <w:divBdr>
            <w:top w:val="none" w:sz="0" w:space="0" w:color="auto"/>
            <w:left w:val="none" w:sz="0" w:space="0" w:color="auto"/>
            <w:bottom w:val="none" w:sz="0" w:space="0" w:color="auto"/>
            <w:right w:val="none" w:sz="0" w:space="0" w:color="auto"/>
          </w:divBdr>
        </w:div>
        <w:div w:id="197788069">
          <w:marLeft w:val="640"/>
          <w:marRight w:val="0"/>
          <w:marTop w:val="0"/>
          <w:marBottom w:val="0"/>
          <w:divBdr>
            <w:top w:val="none" w:sz="0" w:space="0" w:color="auto"/>
            <w:left w:val="none" w:sz="0" w:space="0" w:color="auto"/>
            <w:bottom w:val="none" w:sz="0" w:space="0" w:color="auto"/>
            <w:right w:val="none" w:sz="0" w:space="0" w:color="auto"/>
          </w:divBdr>
        </w:div>
        <w:div w:id="259921681">
          <w:marLeft w:val="640"/>
          <w:marRight w:val="0"/>
          <w:marTop w:val="0"/>
          <w:marBottom w:val="0"/>
          <w:divBdr>
            <w:top w:val="none" w:sz="0" w:space="0" w:color="auto"/>
            <w:left w:val="none" w:sz="0" w:space="0" w:color="auto"/>
            <w:bottom w:val="none" w:sz="0" w:space="0" w:color="auto"/>
            <w:right w:val="none" w:sz="0" w:space="0" w:color="auto"/>
          </w:divBdr>
        </w:div>
        <w:div w:id="93913402">
          <w:marLeft w:val="640"/>
          <w:marRight w:val="0"/>
          <w:marTop w:val="0"/>
          <w:marBottom w:val="0"/>
          <w:divBdr>
            <w:top w:val="none" w:sz="0" w:space="0" w:color="auto"/>
            <w:left w:val="none" w:sz="0" w:space="0" w:color="auto"/>
            <w:bottom w:val="none" w:sz="0" w:space="0" w:color="auto"/>
            <w:right w:val="none" w:sz="0" w:space="0" w:color="auto"/>
          </w:divBdr>
        </w:div>
        <w:div w:id="438985531">
          <w:marLeft w:val="640"/>
          <w:marRight w:val="0"/>
          <w:marTop w:val="0"/>
          <w:marBottom w:val="0"/>
          <w:divBdr>
            <w:top w:val="none" w:sz="0" w:space="0" w:color="auto"/>
            <w:left w:val="none" w:sz="0" w:space="0" w:color="auto"/>
            <w:bottom w:val="none" w:sz="0" w:space="0" w:color="auto"/>
            <w:right w:val="none" w:sz="0" w:space="0" w:color="auto"/>
          </w:divBdr>
        </w:div>
        <w:div w:id="2104303431">
          <w:marLeft w:val="640"/>
          <w:marRight w:val="0"/>
          <w:marTop w:val="0"/>
          <w:marBottom w:val="0"/>
          <w:divBdr>
            <w:top w:val="none" w:sz="0" w:space="0" w:color="auto"/>
            <w:left w:val="none" w:sz="0" w:space="0" w:color="auto"/>
            <w:bottom w:val="none" w:sz="0" w:space="0" w:color="auto"/>
            <w:right w:val="none" w:sz="0" w:space="0" w:color="auto"/>
          </w:divBdr>
        </w:div>
        <w:div w:id="1791701107">
          <w:marLeft w:val="640"/>
          <w:marRight w:val="0"/>
          <w:marTop w:val="0"/>
          <w:marBottom w:val="0"/>
          <w:divBdr>
            <w:top w:val="none" w:sz="0" w:space="0" w:color="auto"/>
            <w:left w:val="none" w:sz="0" w:space="0" w:color="auto"/>
            <w:bottom w:val="none" w:sz="0" w:space="0" w:color="auto"/>
            <w:right w:val="none" w:sz="0" w:space="0" w:color="auto"/>
          </w:divBdr>
        </w:div>
        <w:div w:id="980576138">
          <w:marLeft w:val="640"/>
          <w:marRight w:val="0"/>
          <w:marTop w:val="0"/>
          <w:marBottom w:val="0"/>
          <w:divBdr>
            <w:top w:val="none" w:sz="0" w:space="0" w:color="auto"/>
            <w:left w:val="none" w:sz="0" w:space="0" w:color="auto"/>
            <w:bottom w:val="none" w:sz="0" w:space="0" w:color="auto"/>
            <w:right w:val="none" w:sz="0" w:space="0" w:color="auto"/>
          </w:divBdr>
        </w:div>
        <w:div w:id="778986259">
          <w:marLeft w:val="640"/>
          <w:marRight w:val="0"/>
          <w:marTop w:val="0"/>
          <w:marBottom w:val="0"/>
          <w:divBdr>
            <w:top w:val="none" w:sz="0" w:space="0" w:color="auto"/>
            <w:left w:val="none" w:sz="0" w:space="0" w:color="auto"/>
            <w:bottom w:val="none" w:sz="0" w:space="0" w:color="auto"/>
            <w:right w:val="none" w:sz="0" w:space="0" w:color="auto"/>
          </w:divBdr>
        </w:div>
        <w:div w:id="1962495354">
          <w:marLeft w:val="640"/>
          <w:marRight w:val="0"/>
          <w:marTop w:val="0"/>
          <w:marBottom w:val="0"/>
          <w:divBdr>
            <w:top w:val="none" w:sz="0" w:space="0" w:color="auto"/>
            <w:left w:val="none" w:sz="0" w:space="0" w:color="auto"/>
            <w:bottom w:val="none" w:sz="0" w:space="0" w:color="auto"/>
            <w:right w:val="none" w:sz="0" w:space="0" w:color="auto"/>
          </w:divBdr>
        </w:div>
        <w:div w:id="1322461428">
          <w:marLeft w:val="640"/>
          <w:marRight w:val="0"/>
          <w:marTop w:val="0"/>
          <w:marBottom w:val="0"/>
          <w:divBdr>
            <w:top w:val="none" w:sz="0" w:space="0" w:color="auto"/>
            <w:left w:val="none" w:sz="0" w:space="0" w:color="auto"/>
            <w:bottom w:val="none" w:sz="0" w:space="0" w:color="auto"/>
            <w:right w:val="none" w:sz="0" w:space="0" w:color="auto"/>
          </w:divBdr>
        </w:div>
        <w:div w:id="692607103">
          <w:marLeft w:val="640"/>
          <w:marRight w:val="0"/>
          <w:marTop w:val="0"/>
          <w:marBottom w:val="0"/>
          <w:divBdr>
            <w:top w:val="none" w:sz="0" w:space="0" w:color="auto"/>
            <w:left w:val="none" w:sz="0" w:space="0" w:color="auto"/>
            <w:bottom w:val="none" w:sz="0" w:space="0" w:color="auto"/>
            <w:right w:val="none" w:sz="0" w:space="0" w:color="auto"/>
          </w:divBdr>
        </w:div>
        <w:div w:id="454523685">
          <w:marLeft w:val="640"/>
          <w:marRight w:val="0"/>
          <w:marTop w:val="0"/>
          <w:marBottom w:val="0"/>
          <w:divBdr>
            <w:top w:val="none" w:sz="0" w:space="0" w:color="auto"/>
            <w:left w:val="none" w:sz="0" w:space="0" w:color="auto"/>
            <w:bottom w:val="none" w:sz="0" w:space="0" w:color="auto"/>
            <w:right w:val="none" w:sz="0" w:space="0" w:color="auto"/>
          </w:divBdr>
        </w:div>
        <w:div w:id="1678658131">
          <w:marLeft w:val="640"/>
          <w:marRight w:val="0"/>
          <w:marTop w:val="0"/>
          <w:marBottom w:val="0"/>
          <w:divBdr>
            <w:top w:val="none" w:sz="0" w:space="0" w:color="auto"/>
            <w:left w:val="none" w:sz="0" w:space="0" w:color="auto"/>
            <w:bottom w:val="none" w:sz="0" w:space="0" w:color="auto"/>
            <w:right w:val="none" w:sz="0" w:space="0" w:color="auto"/>
          </w:divBdr>
        </w:div>
        <w:div w:id="1751468888">
          <w:marLeft w:val="640"/>
          <w:marRight w:val="0"/>
          <w:marTop w:val="0"/>
          <w:marBottom w:val="0"/>
          <w:divBdr>
            <w:top w:val="none" w:sz="0" w:space="0" w:color="auto"/>
            <w:left w:val="none" w:sz="0" w:space="0" w:color="auto"/>
            <w:bottom w:val="none" w:sz="0" w:space="0" w:color="auto"/>
            <w:right w:val="none" w:sz="0" w:space="0" w:color="auto"/>
          </w:divBdr>
        </w:div>
        <w:div w:id="204565216">
          <w:marLeft w:val="640"/>
          <w:marRight w:val="0"/>
          <w:marTop w:val="0"/>
          <w:marBottom w:val="0"/>
          <w:divBdr>
            <w:top w:val="none" w:sz="0" w:space="0" w:color="auto"/>
            <w:left w:val="none" w:sz="0" w:space="0" w:color="auto"/>
            <w:bottom w:val="none" w:sz="0" w:space="0" w:color="auto"/>
            <w:right w:val="none" w:sz="0" w:space="0" w:color="auto"/>
          </w:divBdr>
        </w:div>
      </w:divsChild>
    </w:div>
    <w:div w:id="1026101839">
      <w:bodyDiv w:val="1"/>
      <w:marLeft w:val="0"/>
      <w:marRight w:val="0"/>
      <w:marTop w:val="0"/>
      <w:marBottom w:val="0"/>
      <w:divBdr>
        <w:top w:val="none" w:sz="0" w:space="0" w:color="auto"/>
        <w:left w:val="none" w:sz="0" w:space="0" w:color="auto"/>
        <w:bottom w:val="none" w:sz="0" w:space="0" w:color="auto"/>
        <w:right w:val="none" w:sz="0" w:space="0" w:color="auto"/>
      </w:divBdr>
      <w:divsChild>
        <w:div w:id="202862635">
          <w:marLeft w:val="640"/>
          <w:marRight w:val="0"/>
          <w:marTop w:val="0"/>
          <w:marBottom w:val="0"/>
          <w:divBdr>
            <w:top w:val="none" w:sz="0" w:space="0" w:color="auto"/>
            <w:left w:val="none" w:sz="0" w:space="0" w:color="auto"/>
            <w:bottom w:val="none" w:sz="0" w:space="0" w:color="auto"/>
            <w:right w:val="none" w:sz="0" w:space="0" w:color="auto"/>
          </w:divBdr>
        </w:div>
        <w:div w:id="1391465074">
          <w:marLeft w:val="640"/>
          <w:marRight w:val="0"/>
          <w:marTop w:val="0"/>
          <w:marBottom w:val="0"/>
          <w:divBdr>
            <w:top w:val="none" w:sz="0" w:space="0" w:color="auto"/>
            <w:left w:val="none" w:sz="0" w:space="0" w:color="auto"/>
            <w:bottom w:val="none" w:sz="0" w:space="0" w:color="auto"/>
            <w:right w:val="none" w:sz="0" w:space="0" w:color="auto"/>
          </w:divBdr>
        </w:div>
        <w:div w:id="1062171090">
          <w:marLeft w:val="640"/>
          <w:marRight w:val="0"/>
          <w:marTop w:val="0"/>
          <w:marBottom w:val="0"/>
          <w:divBdr>
            <w:top w:val="none" w:sz="0" w:space="0" w:color="auto"/>
            <w:left w:val="none" w:sz="0" w:space="0" w:color="auto"/>
            <w:bottom w:val="none" w:sz="0" w:space="0" w:color="auto"/>
            <w:right w:val="none" w:sz="0" w:space="0" w:color="auto"/>
          </w:divBdr>
        </w:div>
        <w:div w:id="990257740">
          <w:marLeft w:val="640"/>
          <w:marRight w:val="0"/>
          <w:marTop w:val="0"/>
          <w:marBottom w:val="0"/>
          <w:divBdr>
            <w:top w:val="none" w:sz="0" w:space="0" w:color="auto"/>
            <w:left w:val="none" w:sz="0" w:space="0" w:color="auto"/>
            <w:bottom w:val="none" w:sz="0" w:space="0" w:color="auto"/>
            <w:right w:val="none" w:sz="0" w:space="0" w:color="auto"/>
          </w:divBdr>
        </w:div>
        <w:div w:id="1140805000">
          <w:marLeft w:val="640"/>
          <w:marRight w:val="0"/>
          <w:marTop w:val="0"/>
          <w:marBottom w:val="0"/>
          <w:divBdr>
            <w:top w:val="none" w:sz="0" w:space="0" w:color="auto"/>
            <w:left w:val="none" w:sz="0" w:space="0" w:color="auto"/>
            <w:bottom w:val="none" w:sz="0" w:space="0" w:color="auto"/>
            <w:right w:val="none" w:sz="0" w:space="0" w:color="auto"/>
          </w:divBdr>
        </w:div>
        <w:div w:id="206332967">
          <w:marLeft w:val="640"/>
          <w:marRight w:val="0"/>
          <w:marTop w:val="0"/>
          <w:marBottom w:val="0"/>
          <w:divBdr>
            <w:top w:val="none" w:sz="0" w:space="0" w:color="auto"/>
            <w:left w:val="none" w:sz="0" w:space="0" w:color="auto"/>
            <w:bottom w:val="none" w:sz="0" w:space="0" w:color="auto"/>
            <w:right w:val="none" w:sz="0" w:space="0" w:color="auto"/>
          </w:divBdr>
        </w:div>
        <w:div w:id="1301766479">
          <w:marLeft w:val="640"/>
          <w:marRight w:val="0"/>
          <w:marTop w:val="0"/>
          <w:marBottom w:val="0"/>
          <w:divBdr>
            <w:top w:val="none" w:sz="0" w:space="0" w:color="auto"/>
            <w:left w:val="none" w:sz="0" w:space="0" w:color="auto"/>
            <w:bottom w:val="none" w:sz="0" w:space="0" w:color="auto"/>
            <w:right w:val="none" w:sz="0" w:space="0" w:color="auto"/>
          </w:divBdr>
        </w:div>
        <w:div w:id="875580536">
          <w:marLeft w:val="640"/>
          <w:marRight w:val="0"/>
          <w:marTop w:val="0"/>
          <w:marBottom w:val="0"/>
          <w:divBdr>
            <w:top w:val="none" w:sz="0" w:space="0" w:color="auto"/>
            <w:left w:val="none" w:sz="0" w:space="0" w:color="auto"/>
            <w:bottom w:val="none" w:sz="0" w:space="0" w:color="auto"/>
            <w:right w:val="none" w:sz="0" w:space="0" w:color="auto"/>
          </w:divBdr>
        </w:div>
        <w:div w:id="942029406">
          <w:marLeft w:val="640"/>
          <w:marRight w:val="0"/>
          <w:marTop w:val="0"/>
          <w:marBottom w:val="0"/>
          <w:divBdr>
            <w:top w:val="none" w:sz="0" w:space="0" w:color="auto"/>
            <w:left w:val="none" w:sz="0" w:space="0" w:color="auto"/>
            <w:bottom w:val="none" w:sz="0" w:space="0" w:color="auto"/>
            <w:right w:val="none" w:sz="0" w:space="0" w:color="auto"/>
          </w:divBdr>
        </w:div>
      </w:divsChild>
    </w:div>
    <w:div w:id="1029991071">
      <w:bodyDiv w:val="1"/>
      <w:marLeft w:val="0"/>
      <w:marRight w:val="0"/>
      <w:marTop w:val="0"/>
      <w:marBottom w:val="0"/>
      <w:divBdr>
        <w:top w:val="none" w:sz="0" w:space="0" w:color="auto"/>
        <w:left w:val="none" w:sz="0" w:space="0" w:color="auto"/>
        <w:bottom w:val="none" w:sz="0" w:space="0" w:color="auto"/>
        <w:right w:val="none" w:sz="0" w:space="0" w:color="auto"/>
      </w:divBdr>
    </w:div>
    <w:div w:id="1177231522">
      <w:bodyDiv w:val="1"/>
      <w:marLeft w:val="0"/>
      <w:marRight w:val="0"/>
      <w:marTop w:val="0"/>
      <w:marBottom w:val="0"/>
      <w:divBdr>
        <w:top w:val="none" w:sz="0" w:space="0" w:color="auto"/>
        <w:left w:val="none" w:sz="0" w:space="0" w:color="auto"/>
        <w:bottom w:val="none" w:sz="0" w:space="0" w:color="auto"/>
        <w:right w:val="none" w:sz="0" w:space="0" w:color="auto"/>
      </w:divBdr>
      <w:divsChild>
        <w:div w:id="924149359">
          <w:marLeft w:val="640"/>
          <w:marRight w:val="0"/>
          <w:marTop w:val="0"/>
          <w:marBottom w:val="0"/>
          <w:divBdr>
            <w:top w:val="none" w:sz="0" w:space="0" w:color="auto"/>
            <w:left w:val="none" w:sz="0" w:space="0" w:color="auto"/>
            <w:bottom w:val="none" w:sz="0" w:space="0" w:color="auto"/>
            <w:right w:val="none" w:sz="0" w:space="0" w:color="auto"/>
          </w:divBdr>
        </w:div>
        <w:div w:id="1415011104">
          <w:marLeft w:val="640"/>
          <w:marRight w:val="0"/>
          <w:marTop w:val="0"/>
          <w:marBottom w:val="0"/>
          <w:divBdr>
            <w:top w:val="none" w:sz="0" w:space="0" w:color="auto"/>
            <w:left w:val="none" w:sz="0" w:space="0" w:color="auto"/>
            <w:bottom w:val="none" w:sz="0" w:space="0" w:color="auto"/>
            <w:right w:val="none" w:sz="0" w:space="0" w:color="auto"/>
          </w:divBdr>
        </w:div>
        <w:div w:id="105395459">
          <w:marLeft w:val="640"/>
          <w:marRight w:val="0"/>
          <w:marTop w:val="0"/>
          <w:marBottom w:val="0"/>
          <w:divBdr>
            <w:top w:val="none" w:sz="0" w:space="0" w:color="auto"/>
            <w:left w:val="none" w:sz="0" w:space="0" w:color="auto"/>
            <w:bottom w:val="none" w:sz="0" w:space="0" w:color="auto"/>
            <w:right w:val="none" w:sz="0" w:space="0" w:color="auto"/>
          </w:divBdr>
        </w:div>
        <w:div w:id="1254313893">
          <w:marLeft w:val="640"/>
          <w:marRight w:val="0"/>
          <w:marTop w:val="0"/>
          <w:marBottom w:val="0"/>
          <w:divBdr>
            <w:top w:val="none" w:sz="0" w:space="0" w:color="auto"/>
            <w:left w:val="none" w:sz="0" w:space="0" w:color="auto"/>
            <w:bottom w:val="none" w:sz="0" w:space="0" w:color="auto"/>
            <w:right w:val="none" w:sz="0" w:space="0" w:color="auto"/>
          </w:divBdr>
        </w:div>
        <w:div w:id="163011780">
          <w:marLeft w:val="640"/>
          <w:marRight w:val="0"/>
          <w:marTop w:val="0"/>
          <w:marBottom w:val="0"/>
          <w:divBdr>
            <w:top w:val="none" w:sz="0" w:space="0" w:color="auto"/>
            <w:left w:val="none" w:sz="0" w:space="0" w:color="auto"/>
            <w:bottom w:val="none" w:sz="0" w:space="0" w:color="auto"/>
            <w:right w:val="none" w:sz="0" w:space="0" w:color="auto"/>
          </w:divBdr>
        </w:div>
        <w:div w:id="1856111368">
          <w:marLeft w:val="640"/>
          <w:marRight w:val="0"/>
          <w:marTop w:val="0"/>
          <w:marBottom w:val="0"/>
          <w:divBdr>
            <w:top w:val="none" w:sz="0" w:space="0" w:color="auto"/>
            <w:left w:val="none" w:sz="0" w:space="0" w:color="auto"/>
            <w:bottom w:val="none" w:sz="0" w:space="0" w:color="auto"/>
            <w:right w:val="none" w:sz="0" w:space="0" w:color="auto"/>
          </w:divBdr>
        </w:div>
        <w:div w:id="1476531148">
          <w:marLeft w:val="640"/>
          <w:marRight w:val="0"/>
          <w:marTop w:val="0"/>
          <w:marBottom w:val="0"/>
          <w:divBdr>
            <w:top w:val="none" w:sz="0" w:space="0" w:color="auto"/>
            <w:left w:val="none" w:sz="0" w:space="0" w:color="auto"/>
            <w:bottom w:val="none" w:sz="0" w:space="0" w:color="auto"/>
            <w:right w:val="none" w:sz="0" w:space="0" w:color="auto"/>
          </w:divBdr>
        </w:div>
        <w:div w:id="304119220">
          <w:marLeft w:val="640"/>
          <w:marRight w:val="0"/>
          <w:marTop w:val="0"/>
          <w:marBottom w:val="0"/>
          <w:divBdr>
            <w:top w:val="none" w:sz="0" w:space="0" w:color="auto"/>
            <w:left w:val="none" w:sz="0" w:space="0" w:color="auto"/>
            <w:bottom w:val="none" w:sz="0" w:space="0" w:color="auto"/>
            <w:right w:val="none" w:sz="0" w:space="0" w:color="auto"/>
          </w:divBdr>
        </w:div>
        <w:div w:id="372314043">
          <w:marLeft w:val="640"/>
          <w:marRight w:val="0"/>
          <w:marTop w:val="0"/>
          <w:marBottom w:val="0"/>
          <w:divBdr>
            <w:top w:val="none" w:sz="0" w:space="0" w:color="auto"/>
            <w:left w:val="none" w:sz="0" w:space="0" w:color="auto"/>
            <w:bottom w:val="none" w:sz="0" w:space="0" w:color="auto"/>
            <w:right w:val="none" w:sz="0" w:space="0" w:color="auto"/>
          </w:divBdr>
        </w:div>
        <w:div w:id="2124185187">
          <w:marLeft w:val="640"/>
          <w:marRight w:val="0"/>
          <w:marTop w:val="0"/>
          <w:marBottom w:val="0"/>
          <w:divBdr>
            <w:top w:val="none" w:sz="0" w:space="0" w:color="auto"/>
            <w:left w:val="none" w:sz="0" w:space="0" w:color="auto"/>
            <w:bottom w:val="none" w:sz="0" w:space="0" w:color="auto"/>
            <w:right w:val="none" w:sz="0" w:space="0" w:color="auto"/>
          </w:divBdr>
        </w:div>
        <w:div w:id="1022635254">
          <w:marLeft w:val="640"/>
          <w:marRight w:val="0"/>
          <w:marTop w:val="0"/>
          <w:marBottom w:val="0"/>
          <w:divBdr>
            <w:top w:val="none" w:sz="0" w:space="0" w:color="auto"/>
            <w:left w:val="none" w:sz="0" w:space="0" w:color="auto"/>
            <w:bottom w:val="none" w:sz="0" w:space="0" w:color="auto"/>
            <w:right w:val="none" w:sz="0" w:space="0" w:color="auto"/>
          </w:divBdr>
        </w:div>
        <w:div w:id="1923291737">
          <w:marLeft w:val="640"/>
          <w:marRight w:val="0"/>
          <w:marTop w:val="0"/>
          <w:marBottom w:val="0"/>
          <w:divBdr>
            <w:top w:val="none" w:sz="0" w:space="0" w:color="auto"/>
            <w:left w:val="none" w:sz="0" w:space="0" w:color="auto"/>
            <w:bottom w:val="none" w:sz="0" w:space="0" w:color="auto"/>
            <w:right w:val="none" w:sz="0" w:space="0" w:color="auto"/>
          </w:divBdr>
        </w:div>
      </w:divsChild>
    </w:div>
    <w:div w:id="1205481830">
      <w:bodyDiv w:val="1"/>
      <w:marLeft w:val="0"/>
      <w:marRight w:val="0"/>
      <w:marTop w:val="0"/>
      <w:marBottom w:val="0"/>
      <w:divBdr>
        <w:top w:val="none" w:sz="0" w:space="0" w:color="auto"/>
        <w:left w:val="none" w:sz="0" w:space="0" w:color="auto"/>
        <w:bottom w:val="none" w:sz="0" w:space="0" w:color="auto"/>
        <w:right w:val="none" w:sz="0" w:space="0" w:color="auto"/>
      </w:divBdr>
      <w:divsChild>
        <w:div w:id="1177038276">
          <w:marLeft w:val="640"/>
          <w:marRight w:val="0"/>
          <w:marTop w:val="0"/>
          <w:marBottom w:val="0"/>
          <w:divBdr>
            <w:top w:val="none" w:sz="0" w:space="0" w:color="auto"/>
            <w:left w:val="none" w:sz="0" w:space="0" w:color="auto"/>
            <w:bottom w:val="none" w:sz="0" w:space="0" w:color="auto"/>
            <w:right w:val="none" w:sz="0" w:space="0" w:color="auto"/>
          </w:divBdr>
        </w:div>
        <w:div w:id="1470050171">
          <w:marLeft w:val="640"/>
          <w:marRight w:val="0"/>
          <w:marTop w:val="0"/>
          <w:marBottom w:val="0"/>
          <w:divBdr>
            <w:top w:val="none" w:sz="0" w:space="0" w:color="auto"/>
            <w:left w:val="none" w:sz="0" w:space="0" w:color="auto"/>
            <w:bottom w:val="none" w:sz="0" w:space="0" w:color="auto"/>
            <w:right w:val="none" w:sz="0" w:space="0" w:color="auto"/>
          </w:divBdr>
        </w:div>
        <w:div w:id="83377985">
          <w:marLeft w:val="640"/>
          <w:marRight w:val="0"/>
          <w:marTop w:val="0"/>
          <w:marBottom w:val="0"/>
          <w:divBdr>
            <w:top w:val="none" w:sz="0" w:space="0" w:color="auto"/>
            <w:left w:val="none" w:sz="0" w:space="0" w:color="auto"/>
            <w:bottom w:val="none" w:sz="0" w:space="0" w:color="auto"/>
            <w:right w:val="none" w:sz="0" w:space="0" w:color="auto"/>
          </w:divBdr>
        </w:div>
        <w:div w:id="1109393888">
          <w:marLeft w:val="640"/>
          <w:marRight w:val="0"/>
          <w:marTop w:val="0"/>
          <w:marBottom w:val="0"/>
          <w:divBdr>
            <w:top w:val="none" w:sz="0" w:space="0" w:color="auto"/>
            <w:left w:val="none" w:sz="0" w:space="0" w:color="auto"/>
            <w:bottom w:val="none" w:sz="0" w:space="0" w:color="auto"/>
            <w:right w:val="none" w:sz="0" w:space="0" w:color="auto"/>
          </w:divBdr>
        </w:div>
        <w:div w:id="124660325">
          <w:marLeft w:val="640"/>
          <w:marRight w:val="0"/>
          <w:marTop w:val="0"/>
          <w:marBottom w:val="0"/>
          <w:divBdr>
            <w:top w:val="none" w:sz="0" w:space="0" w:color="auto"/>
            <w:left w:val="none" w:sz="0" w:space="0" w:color="auto"/>
            <w:bottom w:val="none" w:sz="0" w:space="0" w:color="auto"/>
            <w:right w:val="none" w:sz="0" w:space="0" w:color="auto"/>
          </w:divBdr>
        </w:div>
        <w:div w:id="1882084079">
          <w:marLeft w:val="640"/>
          <w:marRight w:val="0"/>
          <w:marTop w:val="0"/>
          <w:marBottom w:val="0"/>
          <w:divBdr>
            <w:top w:val="none" w:sz="0" w:space="0" w:color="auto"/>
            <w:left w:val="none" w:sz="0" w:space="0" w:color="auto"/>
            <w:bottom w:val="none" w:sz="0" w:space="0" w:color="auto"/>
            <w:right w:val="none" w:sz="0" w:space="0" w:color="auto"/>
          </w:divBdr>
        </w:div>
        <w:div w:id="766459447">
          <w:marLeft w:val="640"/>
          <w:marRight w:val="0"/>
          <w:marTop w:val="0"/>
          <w:marBottom w:val="0"/>
          <w:divBdr>
            <w:top w:val="none" w:sz="0" w:space="0" w:color="auto"/>
            <w:left w:val="none" w:sz="0" w:space="0" w:color="auto"/>
            <w:bottom w:val="none" w:sz="0" w:space="0" w:color="auto"/>
            <w:right w:val="none" w:sz="0" w:space="0" w:color="auto"/>
          </w:divBdr>
        </w:div>
        <w:div w:id="1773626456">
          <w:marLeft w:val="640"/>
          <w:marRight w:val="0"/>
          <w:marTop w:val="0"/>
          <w:marBottom w:val="0"/>
          <w:divBdr>
            <w:top w:val="none" w:sz="0" w:space="0" w:color="auto"/>
            <w:left w:val="none" w:sz="0" w:space="0" w:color="auto"/>
            <w:bottom w:val="none" w:sz="0" w:space="0" w:color="auto"/>
            <w:right w:val="none" w:sz="0" w:space="0" w:color="auto"/>
          </w:divBdr>
        </w:div>
        <w:div w:id="684283469">
          <w:marLeft w:val="640"/>
          <w:marRight w:val="0"/>
          <w:marTop w:val="0"/>
          <w:marBottom w:val="0"/>
          <w:divBdr>
            <w:top w:val="none" w:sz="0" w:space="0" w:color="auto"/>
            <w:left w:val="none" w:sz="0" w:space="0" w:color="auto"/>
            <w:bottom w:val="none" w:sz="0" w:space="0" w:color="auto"/>
            <w:right w:val="none" w:sz="0" w:space="0" w:color="auto"/>
          </w:divBdr>
        </w:div>
        <w:div w:id="1799257022">
          <w:marLeft w:val="640"/>
          <w:marRight w:val="0"/>
          <w:marTop w:val="0"/>
          <w:marBottom w:val="0"/>
          <w:divBdr>
            <w:top w:val="none" w:sz="0" w:space="0" w:color="auto"/>
            <w:left w:val="none" w:sz="0" w:space="0" w:color="auto"/>
            <w:bottom w:val="none" w:sz="0" w:space="0" w:color="auto"/>
            <w:right w:val="none" w:sz="0" w:space="0" w:color="auto"/>
          </w:divBdr>
        </w:div>
        <w:div w:id="1695812999">
          <w:marLeft w:val="640"/>
          <w:marRight w:val="0"/>
          <w:marTop w:val="0"/>
          <w:marBottom w:val="0"/>
          <w:divBdr>
            <w:top w:val="none" w:sz="0" w:space="0" w:color="auto"/>
            <w:left w:val="none" w:sz="0" w:space="0" w:color="auto"/>
            <w:bottom w:val="none" w:sz="0" w:space="0" w:color="auto"/>
            <w:right w:val="none" w:sz="0" w:space="0" w:color="auto"/>
          </w:divBdr>
        </w:div>
        <w:div w:id="153497344">
          <w:marLeft w:val="640"/>
          <w:marRight w:val="0"/>
          <w:marTop w:val="0"/>
          <w:marBottom w:val="0"/>
          <w:divBdr>
            <w:top w:val="none" w:sz="0" w:space="0" w:color="auto"/>
            <w:left w:val="none" w:sz="0" w:space="0" w:color="auto"/>
            <w:bottom w:val="none" w:sz="0" w:space="0" w:color="auto"/>
            <w:right w:val="none" w:sz="0" w:space="0" w:color="auto"/>
          </w:divBdr>
        </w:div>
        <w:div w:id="381053239">
          <w:marLeft w:val="640"/>
          <w:marRight w:val="0"/>
          <w:marTop w:val="0"/>
          <w:marBottom w:val="0"/>
          <w:divBdr>
            <w:top w:val="none" w:sz="0" w:space="0" w:color="auto"/>
            <w:left w:val="none" w:sz="0" w:space="0" w:color="auto"/>
            <w:bottom w:val="none" w:sz="0" w:space="0" w:color="auto"/>
            <w:right w:val="none" w:sz="0" w:space="0" w:color="auto"/>
          </w:divBdr>
        </w:div>
        <w:div w:id="2022930371">
          <w:marLeft w:val="640"/>
          <w:marRight w:val="0"/>
          <w:marTop w:val="0"/>
          <w:marBottom w:val="0"/>
          <w:divBdr>
            <w:top w:val="none" w:sz="0" w:space="0" w:color="auto"/>
            <w:left w:val="none" w:sz="0" w:space="0" w:color="auto"/>
            <w:bottom w:val="none" w:sz="0" w:space="0" w:color="auto"/>
            <w:right w:val="none" w:sz="0" w:space="0" w:color="auto"/>
          </w:divBdr>
        </w:div>
        <w:div w:id="697046147">
          <w:marLeft w:val="640"/>
          <w:marRight w:val="0"/>
          <w:marTop w:val="0"/>
          <w:marBottom w:val="0"/>
          <w:divBdr>
            <w:top w:val="none" w:sz="0" w:space="0" w:color="auto"/>
            <w:left w:val="none" w:sz="0" w:space="0" w:color="auto"/>
            <w:bottom w:val="none" w:sz="0" w:space="0" w:color="auto"/>
            <w:right w:val="none" w:sz="0" w:space="0" w:color="auto"/>
          </w:divBdr>
        </w:div>
        <w:div w:id="1848859820">
          <w:marLeft w:val="640"/>
          <w:marRight w:val="0"/>
          <w:marTop w:val="0"/>
          <w:marBottom w:val="0"/>
          <w:divBdr>
            <w:top w:val="none" w:sz="0" w:space="0" w:color="auto"/>
            <w:left w:val="none" w:sz="0" w:space="0" w:color="auto"/>
            <w:bottom w:val="none" w:sz="0" w:space="0" w:color="auto"/>
            <w:right w:val="none" w:sz="0" w:space="0" w:color="auto"/>
          </w:divBdr>
        </w:div>
        <w:div w:id="1720934262">
          <w:marLeft w:val="640"/>
          <w:marRight w:val="0"/>
          <w:marTop w:val="0"/>
          <w:marBottom w:val="0"/>
          <w:divBdr>
            <w:top w:val="none" w:sz="0" w:space="0" w:color="auto"/>
            <w:left w:val="none" w:sz="0" w:space="0" w:color="auto"/>
            <w:bottom w:val="none" w:sz="0" w:space="0" w:color="auto"/>
            <w:right w:val="none" w:sz="0" w:space="0" w:color="auto"/>
          </w:divBdr>
        </w:div>
      </w:divsChild>
    </w:div>
    <w:div w:id="1249997925">
      <w:bodyDiv w:val="1"/>
      <w:marLeft w:val="0"/>
      <w:marRight w:val="0"/>
      <w:marTop w:val="0"/>
      <w:marBottom w:val="0"/>
      <w:divBdr>
        <w:top w:val="none" w:sz="0" w:space="0" w:color="auto"/>
        <w:left w:val="none" w:sz="0" w:space="0" w:color="auto"/>
        <w:bottom w:val="none" w:sz="0" w:space="0" w:color="auto"/>
        <w:right w:val="none" w:sz="0" w:space="0" w:color="auto"/>
      </w:divBdr>
      <w:divsChild>
        <w:div w:id="2028484895">
          <w:marLeft w:val="640"/>
          <w:marRight w:val="0"/>
          <w:marTop w:val="0"/>
          <w:marBottom w:val="0"/>
          <w:divBdr>
            <w:top w:val="none" w:sz="0" w:space="0" w:color="auto"/>
            <w:left w:val="none" w:sz="0" w:space="0" w:color="auto"/>
            <w:bottom w:val="none" w:sz="0" w:space="0" w:color="auto"/>
            <w:right w:val="none" w:sz="0" w:space="0" w:color="auto"/>
          </w:divBdr>
        </w:div>
        <w:div w:id="1958442722">
          <w:marLeft w:val="640"/>
          <w:marRight w:val="0"/>
          <w:marTop w:val="0"/>
          <w:marBottom w:val="0"/>
          <w:divBdr>
            <w:top w:val="none" w:sz="0" w:space="0" w:color="auto"/>
            <w:left w:val="none" w:sz="0" w:space="0" w:color="auto"/>
            <w:bottom w:val="none" w:sz="0" w:space="0" w:color="auto"/>
            <w:right w:val="none" w:sz="0" w:space="0" w:color="auto"/>
          </w:divBdr>
        </w:div>
        <w:div w:id="1810396566">
          <w:marLeft w:val="640"/>
          <w:marRight w:val="0"/>
          <w:marTop w:val="0"/>
          <w:marBottom w:val="0"/>
          <w:divBdr>
            <w:top w:val="none" w:sz="0" w:space="0" w:color="auto"/>
            <w:left w:val="none" w:sz="0" w:space="0" w:color="auto"/>
            <w:bottom w:val="none" w:sz="0" w:space="0" w:color="auto"/>
            <w:right w:val="none" w:sz="0" w:space="0" w:color="auto"/>
          </w:divBdr>
        </w:div>
        <w:div w:id="644700493">
          <w:marLeft w:val="640"/>
          <w:marRight w:val="0"/>
          <w:marTop w:val="0"/>
          <w:marBottom w:val="0"/>
          <w:divBdr>
            <w:top w:val="none" w:sz="0" w:space="0" w:color="auto"/>
            <w:left w:val="none" w:sz="0" w:space="0" w:color="auto"/>
            <w:bottom w:val="none" w:sz="0" w:space="0" w:color="auto"/>
            <w:right w:val="none" w:sz="0" w:space="0" w:color="auto"/>
          </w:divBdr>
        </w:div>
        <w:div w:id="2058159300">
          <w:marLeft w:val="640"/>
          <w:marRight w:val="0"/>
          <w:marTop w:val="0"/>
          <w:marBottom w:val="0"/>
          <w:divBdr>
            <w:top w:val="none" w:sz="0" w:space="0" w:color="auto"/>
            <w:left w:val="none" w:sz="0" w:space="0" w:color="auto"/>
            <w:bottom w:val="none" w:sz="0" w:space="0" w:color="auto"/>
            <w:right w:val="none" w:sz="0" w:space="0" w:color="auto"/>
          </w:divBdr>
        </w:div>
      </w:divsChild>
    </w:div>
    <w:div w:id="1321881636">
      <w:bodyDiv w:val="1"/>
      <w:marLeft w:val="0"/>
      <w:marRight w:val="0"/>
      <w:marTop w:val="0"/>
      <w:marBottom w:val="0"/>
      <w:divBdr>
        <w:top w:val="none" w:sz="0" w:space="0" w:color="auto"/>
        <w:left w:val="none" w:sz="0" w:space="0" w:color="auto"/>
        <w:bottom w:val="none" w:sz="0" w:space="0" w:color="auto"/>
        <w:right w:val="none" w:sz="0" w:space="0" w:color="auto"/>
      </w:divBdr>
      <w:divsChild>
        <w:div w:id="455175938">
          <w:marLeft w:val="640"/>
          <w:marRight w:val="0"/>
          <w:marTop w:val="0"/>
          <w:marBottom w:val="0"/>
          <w:divBdr>
            <w:top w:val="none" w:sz="0" w:space="0" w:color="auto"/>
            <w:left w:val="none" w:sz="0" w:space="0" w:color="auto"/>
            <w:bottom w:val="none" w:sz="0" w:space="0" w:color="auto"/>
            <w:right w:val="none" w:sz="0" w:space="0" w:color="auto"/>
          </w:divBdr>
        </w:div>
        <w:div w:id="1402606065">
          <w:marLeft w:val="640"/>
          <w:marRight w:val="0"/>
          <w:marTop w:val="0"/>
          <w:marBottom w:val="0"/>
          <w:divBdr>
            <w:top w:val="none" w:sz="0" w:space="0" w:color="auto"/>
            <w:left w:val="none" w:sz="0" w:space="0" w:color="auto"/>
            <w:bottom w:val="none" w:sz="0" w:space="0" w:color="auto"/>
            <w:right w:val="none" w:sz="0" w:space="0" w:color="auto"/>
          </w:divBdr>
        </w:div>
        <w:div w:id="1280642030">
          <w:marLeft w:val="640"/>
          <w:marRight w:val="0"/>
          <w:marTop w:val="0"/>
          <w:marBottom w:val="0"/>
          <w:divBdr>
            <w:top w:val="none" w:sz="0" w:space="0" w:color="auto"/>
            <w:left w:val="none" w:sz="0" w:space="0" w:color="auto"/>
            <w:bottom w:val="none" w:sz="0" w:space="0" w:color="auto"/>
            <w:right w:val="none" w:sz="0" w:space="0" w:color="auto"/>
          </w:divBdr>
        </w:div>
        <w:div w:id="906064539">
          <w:marLeft w:val="640"/>
          <w:marRight w:val="0"/>
          <w:marTop w:val="0"/>
          <w:marBottom w:val="0"/>
          <w:divBdr>
            <w:top w:val="none" w:sz="0" w:space="0" w:color="auto"/>
            <w:left w:val="none" w:sz="0" w:space="0" w:color="auto"/>
            <w:bottom w:val="none" w:sz="0" w:space="0" w:color="auto"/>
            <w:right w:val="none" w:sz="0" w:space="0" w:color="auto"/>
          </w:divBdr>
        </w:div>
        <w:div w:id="1366061121">
          <w:marLeft w:val="640"/>
          <w:marRight w:val="0"/>
          <w:marTop w:val="0"/>
          <w:marBottom w:val="0"/>
          <w:divBdr>
            <w:top w:val="none" w:sz="0" w:space="0" w:color="auto"/>
            <w:left w:val="none" w:sz="0" w:space="0" w:color="auto"/>
            <w:bottom w:val="none" w:sz="0" w:space="0" w:color="auto"/>
            <w:right w:val="none" w:sz="0" w:space="0" w:color="auto"/>
          </w:divBdr>
        </w:div>
        <w:div w:id="256714576">
          <w:marLeft w:val="640"/>
          <w:marRight w:val="0"/>
          <w:marTop w:val="0"/>
          <w:marBottom w:val="0"/>
          <w:divBdr>
            <w:top w:val="none" w:sz="0" w:space="0" w:color="auto"/>
            <w:left w:val="none" w:sz="0" w:space="0" w:color="auto"/>
            <w:bottom w:val="none" w:sz="0" w:space="0" w:color="auto"/>
            <w:right w:val="none" w:sz="0" w:space="0" w:color="auto"/>
          </w:divBdr>
        </w:div>
        <w:div w:id="1180318789">
          <w:marLeft w:val="640"/>
          <w:marRight w:val="0"/>
          <w:marTop w:val="0"/>
          <w:marBottom w:val="0"/>
          <w:divBdr>
            <w:top w:val="none" w:sz="0" w:space="0" w:color="auto"/>
            <w:left w:val="none" w:sz="0" w:space="0" w:color="auto"/>
            <w:bottom w:val="none" w:sz="0" w:space="0" w:color="auto"/>
            <w:right w:val="none" w:sz="0" w:space="0" w:color="auto"/>
          </w:divBdr>
        </w:div>
      </w:divsChild>
    </w:div>
    <w:div w:id="1358311717">
      <w:bodyDiv w:val="1"/>
      <w:marLeft w:val="0"/>
      <w:marRight w:val="0"/>
      <w:marTop w:val="0"/>
      <w:marBottom w:val="0"/>
      <w:divBdr>
        <w:top w:val="none" w:sz="0" w:space="0" w:color="auto"/>
        <w:left w:val="none" w:sz="0" w:space="0" w:color="auto"/>
        <w:bottom w:val="none" w:sz="0" w:space="0" w:color="auto"/>
        <w:right w:val="none" w:sz="0" w:space="0" w:color="auto"/>
      </w:divBdr>
      <w:divsChild>
        <w:div w:id="1312055858">
          <w:marLeft w:val="640"/>
          <w:marRight w:val="0"/>
          <w:marTop w:val="0"/>
          <w:marBottom w:val="0"/>
          <w:divBdr>
            <w:top w:val="none" w:sz="0" w:space="0" w:color="auto"/>
            <w:left w:val="none" w:sz="0" w:space="0" w:color="auto"/>
            <w:bottom w:val="none" w:sz="0" w:space="0" w:color="auto"/>
            <w:right w:val="none" w:sz="0" w:space="0" w:color="auto"/>
          </w:divBdr>
        </w:div>
        <w:div w:id="982661289">
          <w:marLeft w:val="640"/>
          <w:marRight w:val="0"/>
          <w:marTop w:val="0"/>
          <w:marBottom w:val="0"/>
          <w:divBdr>
            <w:top w:val="none" w:sz="0" w:space="0" w:color="auto"/>
            <w:left w:val="none" w:sz="0" w:space="0" w:color="auto"/>
            <w:bottom w:val="none" w:sz="0" w:space="0" w:color="auto"/>
            <w:right w:val="none" w:sz="0" w:space="0" w:color="auto"/>
          </w:divBdr>
        </w:div>
        <w:div w:id="1036008923">
          <w:marLeft w:val="640"/>
          <w:marRight w:val="0"/>
          <w:marTop w:val="0"/>
          <w:marBottom w:val="0"/>
          <w:divBdr>
            <w:top w:val="none" w:sz="0" w:space="0" w:color="auto"/>
            <w:left w:val="none" w:sz="0" w:space="0" w:color="auto"/>
            <w:bottom w:val="none" w:sz="0" w:space="0" w:color="auto"/>
            <w:right w:val="none" w:sz="0" w:space="0" w:color="auto"/>
          </w:divBdr>
        </w:div>
        <w:div w:id="498618171">
          <w:marLeft w:val="640"/>
          <w:marRight w:val="0"/>
          <w:marTop w:val="0"/>
          <w:marBottom w:val="0"/>
          <w:divBdr>
            <w:top w:val="none" w:sz="0" w:space="0" w:color="auto"/>
            <w:left w:val="none" w:sz="0" w:space="0" w:color="auto"/>
            <w:bottom w:val="none" w:sz="0" w:space="0" w:color="auto"/>
            <w:right w:val="none" w:sz="0" w:space="0" w:color="auto"/>
          </w:divBdr>
        </w:div>
        <w:div w:id="613900609">
          <w:marLeft w:val="640"/>
          <w:marRight w:val="0"/>
          <w:marTop w:val="0"/>
          <w:marBottom w:val="0"/>
          <w:divBdr>
            <w:top w:val="none" w:sz="0" w:space="0" w:color="auto"/>
            <w:left w:val="none" w:sz="0" w:space="0" w:color="auto"/>
            <w:bottom w:val="none" w:sz="0" w:space="0" w:color="auto"/>
            <w:right w:val="none" w:sz="0" w:space="0" w:color="auto"/>
          </w:divBdr>
        </w:div>
        <w:div w:id="659625597">
          <w:marLeft w:val="640"/>
          <w:marRight w:val="0"/>
          <w:marTop w:val="0"/>
          <w:marBottom w:val="0"/>
          <w:divBdr>
            <w:top w:val="none" w:sz="0" w:space="0" w:color="auto"/>
            <w:left w:val="none" w:sz="0" w:space="0" w:color="auto"/>
            <w:bottom w:val="none" w:sz="0" w:space="0" w:color="auto"/>
            <w:right w:val="none" w:sz="0" w:space="0" w:color="auto"/>
          </w:divBdr>
        </w:div>
        <w:div w:id="1378316276">
          <w:marLeft w:val="640"/>
          <w:marRight w:val="0"/>
          <w:marTop w:val="0"/>
          <w:marBottom w:val="0"/>
          <w:divBdr>
            <w:top w:val="none" w:sz="0" w:space="0" w:color="auto"/>
            <w:left w:val="none" w:sz="0" w:space="0" w:color="auto"/>
            <w:bottom w:val="none" w:sz="0" w:space="0" w:color="auto"/>
            <w:right w:val="none" w:sz="0" w:space="0" w:color="auto"/>
          </w:divBdr>
        </w:div>
        <w:div w:id="150802520">
          <w:marLeft w:val="640"/>
          <w:marRight w:val="0"/>
          <w:marTop w:val="0"/>
          <w:marBottom w:val="0"/>
          <w:divBdr>
            <w:top w:val="none" w:sz="0" w:space="0" w:color="auto"/>
            <w:left w:val="none" w:sz="0" w:space="0" w:color="auto"/>
            <w:bottom w:val="none" w:sz="0" w:space="0" w:color="auto"/>
            <w:right w:val="none" w:sz="0" w:space="0" w:color="auto"/>
          </w:divBdr>
        </w:div>
        <w:div w:id="403652552">
          <w:marLeft w:val="640"/>
          <w:marRight w:val="0"/>
          <w:marTop w:val="0"/>
          <w:marBottom w:val="0"/>
          <w:divBdr>
            <w:top w:val="none" w:sz="0" w:space="0" w:color="auto"/>
            <w:left w:val="none" w:sz="0" w:space="0" w:color="auto"/>
            <w:bottom w:val="none" w:sz="0" w:space="0" w:color="auto"/>
            <w:right w:val="none" w:sz="0" w:space="0" w:color="auto"/>
          </w:divBdr>
        </w:div>
        <w:div w:id="1994791791">
          <w:marLeft w:val="640"/>
          <w:marRight w:val="0"/>
          <w:marTop w:val="0"/>
          <w:marBottom w:val="0"/>
          <w:divBdr>
            <w:top w:val="none" w:sz="0" w:space="0" w:color="auto"/>
            <w:left w:val="none" w:sz="0" w:space="0" w:color="auto"/>
            <w:bottom w:val="none" w:sz="0" w:space="0" w:color="auto"/>
            <w:right w:val="none" w:sz="0" w:space="0" w:color="auto"/>
          </w:divBdr>
        </w:div>
        <w:div w:id="199366581">
          <w:marLeft w:val="640"/>
          <w:marRight w:val="0"/>
          <w:marTop w:val="0"/>
          <w:marBottom w:val="0"/>
          <w:divBdr>
            <w:top w:val="none" w:sz="0" w:space="0" w:color="auto"/>
            <w:left w:val="none" w:sz="0" w:space="0" w:color="auto"/>
            <w:bottom w:val="none" w:sz="0" w:space="0" w:color="auto"/>
            <w:right w:val="none" w:sz="0" w:space="0" w:color="auto"/>
          </w:divBdr>
        </w:div>
        <w:div w:id="474300156">
          <w:marLeft w:val="640"/>
          <w:marRight w:val="0"/>
          <w:marTop w:val="0"/>
          <w:marBottom w:val="0"/>
          <w:divBdr>
            <w:top w:val="none" w:sz="0" w:space="0" w:color="auto"/>
            <w:left w:val="none" w:sz="0" w:space="0" w:color="auto"/>
            <w:bottom w:val="none" w:sz="0" w:space="0" w:color="auto"/>
            <w:right w:val="none" w:sz="0" w:space="0" w:color="auto"/>
          </w:divBdr>
        </w:div>
        <w:div w:id="1598828482">
          <w:marLeft w:val="640"/>
          <w:marRight w:val="0"/>
          <w:marTop w:val="0"/>
          <w:marBottom w:val="0"/>
          <w:divBdr>
            <w:top w:val="none" w:sz="0" w:space="0" w:color="auto"/>
            <w:left w:val="none" w:sz="0" w:space="0" w:color="auto"/>
            <w:bottom w:val="none" w:sz="0" w:space="0" w:color="auto"/>
            <w:right w:val="none" w:sz="0" w:space="0" w:color="auto"/>
          </w:divBdr>
        </w:div>
        <w:div w:id="898831304">
          <w:marLeft w:val="640"/>
          <w:marRight w:val="0"/>
          <w:marTop w:val="0"/>
          <w:marBottom w:val="0"/>
          <w:divBdr>
            <w:top w:val="none" w:sz="0" w:space="0" w:color="auto"/>
            <w:left w:val="none" w:sz="0" w:space="0" w:color="auto"/>
            <w:bottom w:val="none" w:sz="0" w:space="0" w:color="auto"/>
            <w:right w:val="none" w:sz="0" w:space="0" w:color="auto"/>
          </w:divBdr>
        </w:div>
        <w:div w:id="1981031849">
          <w:marLeft w:val="640"/>
          <w:marRight w:val="0"/>
          <w:marTop w:val="0"/>
          <w:marBottom w:val="0"/>
          <w:divBdr>
            <w:top w:val="none" w:sz="0" w:space="0" w:color="auto"/>
            <w:left w:val="none" w:sz="0" w:space="0" w:color="auto"/>
            <w:bottom w:val="none" w:sz="0" w:space="0" w:color="auto"/>
            <w:right w:val="none" w:sz="0" w:space="0" w:color="auto"/>
          </w:divBdr>
        </w:div>
        <w:div w:id="1200514464">
          <w:marLeft w:val="640"/>
          <w:marRight w:val="0"/>
          <w:marTop w:val="0"/>
          <w:marBottom w:val="0"/>
          <w:divBdr>
            <w:top w:val="none" w:sz="0" w:space="0" w:color="auto"/>
            <w:left w:val="none" w:sz="0" w:space="0" w:color="auto"/>
            <w:bottom w:val="none" w:sz="0" w:space="0" w:color="auto"/>
            <w:right w:val="none" w:sz="0" w:space="0" w:color="auto"/>
          </w:divBdr>
        </w:div>
      </w:divsChild>
    </w:div>
    <w:div w:id="1387141513">
      <w:bodyDiv w:val="1"/>
      <w:marLeft w:val="0"/>
      <w:marRight w:val="0"/>
      <w:marTop w:val="0"/>
      <w:marBottom w:val="0"/>
      <w:divBdr>
        <w:top w:val="none" w:sz="0" w:space="0" w:color="auto"/>
        <w:left w:val="none" w:sz="0" w:space="0" w:color="auto"/>
        <w:bottom w:val="none" w:sz="0" w:space="0" w:color="auto"/>
        <w:right w:val="none" w:sz="0" w:space="0" w:color="auto"/>
      </w:divBdr>
      <w:divsChild>
        <w:div w:id="1968587756">
          <w:marLeft w:val="640"/>
          <w:marRight w:val="0"/>
          <w:marTop w:val="0"/>
          <w:marBottom w:val="0"/>
          <w:divBdr>
            <w:top w:val="none" w:sz="0" w:space="0" w:color="auto"/>
            <w:left w:val="none" w:sz="0" w:space="0" w:color="auto"/>
            <w:bottom w:val="none" w:sz="0" w:space="0" w:color="auto"/>
            <w:right w:val="none" w:sz="0" w:space="0" w:color="auto"/>
          </w:divBdr>
        </w:div>
        <w:div w:id="1175418153">
          <w:marLeft w:val="640"/>
          <w:marRight w:val="0"/>
          <w:marTop w:val="0"/>
          <w:marBottom w:val="0"/>
          <w:divBdr>
            <w:top w:val="none" w:sz="0" w:space="0" w:color="auto"/>
            <w:left w:val="none" w:sz="0" w:space="0" w:color="auto"/>
            <w:bottom w:val="none" w:sz="0" w:space="0" w:color="auto"/>
            <w:right w:val="none" w:sz="0" w:space="0" w:color="auto"/>
          </w:divBdr>
        </w:div>
        <w:div w:id="1303121596">
          <w:marLeft w:val="640"/>
          <w:marRight w:val="0"/>
          <w:marTop w:val="0"/>
          <w:marBottom w:val="0"/>
          <w:divBdr>
            <w:top w:val="none" w:sz="0" w:space="0" w:color="auto"/>
            <w:left w:val="none" w:sz="0" w:space="0" w:color="auto"/>
            <w:bottom w:val="none" w:sz="0" w:space="0" w:color="auto"/>
            <w:right w:val="none" w:sz="0" w:space="0" w:color="auto"/>
          </w:divBdr>
        </w:div>
      </w:divsChild>
    </w:div>
    <w:div w:id="1402213890">
      <w:bodyDiv w:val="1"/>
      <w:marLeft w:val="0"/>
      <w:marRight w:val="0"/>
      <w:marTop w:val="0"/>
      <w:marBottom w:val="0"/>
      <w:divBdr>
        <w:top w:val="none" w:sz="0" w:space="0" w:color="auto"/>
        <w:left w:val="none" w:sz="0" w:space="0" w:color="auto"/>
        <w:bottom w:val="none" w:sz="0" w:space="0" w:color="auto"/>
        <w:right w:val="none" w:sz="0" w:space="0" w:color="auto"/>
      </w:divBdr>
      <w:divsChild>
        <w:div w:id="2049640861">
          <w:marLeft w:val="640"/>
          <w:marRight w:val="0"/>
          <w:marTop w:val="0"/>
          <w:marBottom w:val="0"/>
          <w:divBdr>
            <w:top w:val="none" w:sz="0" w:space="0" w:color="auto"/>
            <w:left w:val="none" w:sz="0" w:space="0" w:color="auto"/>
            <w:bottom w:val="none" w:sz="0" w:space="0" w:color="auto"/>
            <w:right w:val="none" w:sz="0" w:space="0" w:color="auto"/>
          </w:divBdr>
        </w:div>
        <w:div w:id="1704749229">
          <w:marLeft w:val="640"/>
          <w:marRight w:val="0"/>
          <w:marTop w:val="0"/>
          <w:marBottom w:val="0"/>
          <w:divBdr>
            <w:top w:val="none" w:sz="0" w:space="0" w:color="auto"/>
            <w:left w:val="none" w:sz="0" w:space="0" w:color="auto"/>
            <w:bottom w:val="none" w:sz="0" w:space="0" w:color="auto"/>
            <w:right w:val="none" w:sz="0" w:space="0" w:color="auto"/>
          </w:divBdr>
        </w:div>
        <w:div w:id="1721242223">
          <w:marLeft w:val="640"/>
          <w:marRight w:val="0"/>
          <w:marTop w:val="0"/>
          <w:marBottom w:val="0"/>
          <w:divBdr>
            <w:top w:val="none" w:sz="0" w:space="0" w:color="auto"/>
            <w:left w:val="none" w:sz="0" w:space="0" w:color="auto"/>
            <w:bottom w:val="none" w:sz="0" w:space="0" w:color="auto"/>
            <w:right w:val="none" w:sz="0" w:space="0" w:color="auto"/>
          </w:divBdr>
        </w:div>
        <w:div w:id="1225137556">
          <w:marLeft w:val="640"/>
          <w:marRight w:val="0"/>
          <w:marTop w:val="0"/>
          <w:marBottom w:val="0"/>
          <w:divBdr>
            <w:top w:val="none" w:sz="0" w:space="0" w:color="auto"/>
            <w:left w:val="none" w:sz="0" w:space="0" w:color="auto"/>
            <w:bottom w:val="none" w:sz="0" w:space="0" w:color="auto"/>
            <w:right w:val="none" w:sz="0" w:space="0" w:color="auto"/>
          </w:divBdr>
        </w:div>
        <w:div w:id="1335568271">
          <w:marLeft w:val="640"/>
          <w:marRight w:val="0"/>
          <w:marTop w:val="0"/>
          <w:marBottom w:val="0"/>
          <w:divBdr>
            <w:top w:val="none" w:sz="0" w:space="0" w:color="auto"/>
            <w:left w:val="none" w:sz="0" w:space="0" w:color="auto"/>
            <w:bottom w:val="none" w:sz="0" w:space="0" w:color="auto"/>
            <w:right w:val="none" w:sz="0" w:space="0" w:color="auto"/>
          </w:divBdr>
        </w:div>
        <w:div w:id="629480330">
          <w:marLeft w:val="640"/>
          <w:marRight w:val="0"/>
          <w:marTop w:val="0"/>
          <w:marBottom w:val="0"/>
          <w:divBdr>
            <w:top w:val="none" w:sz="0" w:space="0" w:color="auto"/>
            <w:left w:val="none" w:sz="0" w:space="0" w:color="auto"/>
            <w:bottom w:val="none" w:sz="0" w:space="0" w:color="auto"/>
            <w:right w:val="none" w:sz="0" w:space="0" w:color="auto"/>
          </w:divBdr>
        </w:div>
        <w:div w:id="170880297">
          <w:marLeft w:val="640"/>
          <w:marRight w:val="0"/>
          <w:marTop w:val="0"/>
          <w:marBottom w:val="0"/>
          <w:divBdr>
            <w:top w:val="none" w:sz="0" w:space="0" w:color="auto"/>
            <w:left w:val="none" w:sz="0" w:space="0" w:color="auto"/>
            <w:bottom w:val="none" w:sz="0" w:space="0" w:color="auto"/>
            <w:right w:val="none" w:sz="0" w:space="0" w:color="auto"/>
          </w:divBdr>
        </w:div>
        <w:div w:id="1436751938">
          <w:marLeft w:val="640"/>
          <w:marRight w:val="0"/>
          <w:marTop w:val="0"/>
          <w:marBottom w:val="0"/>
          <w:divBdr>
            <w:top w:val="none" w:sz="0" w:space="0" w:color="auto"/>
            <w:left w:val="none" w:sz="0" w:space="0" w:color="auto"/>
            <w:bottom w:val="none" w:sz="0" w:space="0" w:color="auto"/>
            <w:right w:val="none" w:sz="0" w:space="0" w:color="auto"/>
          </w:divBdr>
        </w:div>
        <w:div w:id="1030643881">
          <w:marLeft w:val="640"/>
          <w:marRight w:val="0"/>
          <w:marTop w:val="0"/>
          <w:marBottom w:val="0"/>
          <w:divBdr>
            <w:top w:val="none" w:sz="0" w:space="0" w:color="auto"/>
            <w:left w:val="none" w:sz="0" w:space="0" w:color="auto"/>
            <w:bottom w:val="none" w:sz="0" w:space="0" w:color="auto"/>
            <w:right w:val="none" w:sz="0" w:space="0" w:color="auto"/>
          </w:divBdr>
        </w:div>
        <w:div w:id="1388534102">
          <w:marLeft w:val="640"/>
          <w:marRight w:val="0"/>
          <w:marTop w:val="0"/>
          <w:marBottom w:val="0"/>
          <w:divBdr>
            <w:top w:val="none" w:sz="0" w:space="0" w:color="auto"/>
            <w:left w:val="none" w:sz="0" w:space="0" w:color="auto"/>
            <w:bottom w:val="none" w:sz="0" w:space="0" w:color="auto"/>
            <w:right w:val="none" w:sz="0" w:space="0" w:color="auto"/>
          </w:divBdr>
        </w:div>
        <w:div w:id="1615213867">
          <w:marLeft w:val="640"/>
          <w:marRight w:val="0"/>
          <w:marTop w:val="0"/>
          <w:marBottom w:val="0"/>
          <w:divBdr>
            <w:top w:val="none" w:sz="0" w:space="0" w:color="auto"/>
            <w:left w:val="none" w:sz="0" w:space="0" w:color="auto"/>
            <w:bottom w:val="none" w:sz="0" w:space="0" w:color="auto"/>
            <w:right w:val="none" w:sz="0" w:space="0" w:color="auto"/>
          </w:divBdr>
        </w:div>
        <w:div w:id="1158308567">
          <w:marLeft w:val="640"/>
          <w:marRight w:val="0"/>
          <w:marTop w:val="0"/>
          <w:marBottom w:val="0"/>
          <w:divBdr>
            <w:top w:val="none" w:sz="0" w:space="0" w:color="auto"/>
            <w:left w:val="none" w:sz="0" w:space="0" w:color="auto"/>
            <w:bottom w:val="none" w:sz="0" w:space="0" w:color="auto"/>
            <w:right w:val="none" w:sz="0" w:space="0" w:color="auto"/>
          </w:divBdr>
        </w:div>
        <w:div w:id="138155906">
          <w:marLeft w:val="640"/>
          <w:marRight w:val="0"/>
          <w:marTop w:val="0"/>
          <w:marBottom w:val="0"/>
          <w:divBdr>
            <w:top w:val="none" w:sz="0" w:space="0" w:color="auto"/>
            <w:left w:val="none" w:sz="0" w:space="0" w:color="auto"/>
            <w:bottom w:val="none" w:sz="0" w:space="0" w:color="auto"/>
            <w:right w:val="none" w:sz="0" w:space="0" w:color="auto"/>
          </w:divBdr>
        </w:div>
        <w:div w:id="1816024319">
          <w:marLeft w:val="640"/>
          <w:marRight w:val="0"/>
          <w:marTop w:val="0"/>
          <w:marBottom w:val="0"/>
          <w:divBdr>
            <w:top w:val="none" w:sz="0" w:space="0" w:color="auto"/>
            <w:left w:val="none" w:sz="0" w:space="0" w:color="auto"/>
            <w:bottom w:val="none" w:sz="0" w:space="0" w:color="auto"/>
            <w:right w:val="none" w:sz="0" w:space="0" w:color="auto"/>
          </w:divBdr>
        </w:div>
        <w:div w:id="1265304189">
          <w:marLeft w:val="640"/>
          <w:marRight w:val="0"/>
          <w:marTop w:val="0"/>
          <w:marBottom w:val="0"/>
          <w:divBdr>
            <w:top w:val="none" w:sz="0" w:space="0" w:color="auto"/>
            <w:left w:val="none" w:sz="0" w:space="0" w:color="auto"/>
            <w:bottom w:val="none" w:sz="0" w:space="0" w:color="auto"/>
            <w:right w:val="none" w:sz="0" w:space="0" w:color="auto"/>
          </w:divBdr>
        </w:div>
        <w:div w:id="1834371368">
          <w:marLeft w:val="640"/>
          <w:marRight w:val="0"/>
          <w:marTop w:val="0"/>
          <w:marBottom w:val="0"/>
          <w:divBdr>
            <w:top w:val="none" w:sz="0" w:space="0" w:color="auto"/>
            <w:left w:val="none" w:sz="0" w:space="0" w:color="auto"/>
            <w:bottom w:val="none" w:sz="0" w:space="0" w:color="auto"/>
            <w:right w:val="none" w:sz="0" w:space="0" w:color="auto"/>
          </w:divBdr>
        </w:div>
        <w:div w:id="847257039">
          <w:marLeft w:val="640"/>
          <w:marRight w:val="0"/>
          <w:marTop w:val="0"/>
          <w:marBottom w:val="0"/>
          <w:divBdr>
            <w:top w:val="none" w:sz="0" w:space="0" w:color="auto"/>
            <w:left w:val="none" w:sz="0" w:space="0" w:color="auto"/>
            <w:bottom w:val="none" w:sz="0" w:space="0" w:color="auto"/>
            <w:right w:val="none" w:sz="0" w:space="0" w:color="auto"/>
          </w:divBdr>
        </w:div>
        <w:div w:id="763838831">
          <w:marLeft w:val="640"/>
          <w:marRight w:val="0"/>
          <w:marTop w:val="0"/>
          <w:marBottom w:val="0"/>
          <w:divBdr>
            <w:top w:val="none" w:sz="0" w:space="0" w:color="auto"/>
            <w:left w:val="none" w:sz="0" w:space="0" w:color="auto"/>
            <w:bottom w:val="none" w:sz="0" w:space="0" w:color="auto"/>
            <w:right w:val="none" w:sz="0" w:space="0" w:color="auto"/>
          </w:divBdr>
        </w:div>
      </w:divsChild>
    </w:div>
    <w:div w:id="1446774943">
      <w:bodyDiv w:val="1"/>
      <w:marLeft w:val="0"/>
      <w:marRight w:val="0"/>
      <w:marTop w:val="0"/>
      <w:marBottom w:val="0"/>
      <w:divBdr>
        <w:top w:val="none" w:sz="0" w:space="0" w:color="auto"/>
        <w:left w:val="none" w:sz="0" w:space="0" w:color="auto"/>
        <w:bottom w:val="none" w:sz="0" w:space="0" w:color="auto"/>
        <w:right w:val="none" w:sz="0" w:space="0" w:color="auto"/>
      </w:divBdr>
    </w:div>
    <w:div w:id="1526138545">
      <w:bodyDiv w:val="1"/>
      <w:marLeft w:val="0"/>
      <w:marRight w:val="0"/>
      <w:marTop w:val="0"/>
      <w:marBottom w:val="0"/>
      <w:divBdr>
        <w:top w:val="none" w:sz="0" w:space="0" w:color="auto"/>
        <w:left w:val="none" w:sz="0" w:space="0" w:color="auto"/>
        <w:bottom w:val="none" w:sz="0" w:space="0" w:color="auto"/>
        <w:right w:val="none" w:sz="0" w:space="0" w:color="auto"/>
      </w:divBdr>
      <w:divsChild>
        <w:div w:id="1041517116">
          <w:marLeft w:val="640"/>
          <w:marRight w:val="0"/>
          <w:marTop w:val="0"/>
          <w:marBottom w:val="0"/>
          <w:divBdr>
            <w:top w:val="none" w:sz="0" w:space="0" w:color="auto"/>
            <w:left w:val="none" w:sz="0" w:space="0" w:color="auto"/>
            <w:bottom w:val="none" w:sz="0" w:space="0" w:color="auto"/>
            <w:right w:val="none" w:sz="0" w:space="0" w:color="auto"/>
          </w:divBdr>
        </w:div>
        <w:div w:id="2030137724">
          <w:marLeft w:val="640"/>
          <w:marRight w:val="0"/>
          <w:marTop w:val="0"/>
          <w:marBottom w:val="0"/>
          <w:divBdr>
            <w:top w:val="none" w:sz="0" w:space="0" w:color="auto"/>
            <w:left w:val="none" w:sz="0" w:space="0" w:color="auto"/>
            <w:bottom w:val="none" w:sz="0" w:space="0" w:color="auto"/>
            <w:right w:val="none" w:sz="0" w:space="0" w:color="auto"/>
          </w:divBdr>
        </w:div>
        <w:div w:id="1507669835">
          <w:marLeft w:val="640"/>
          <w:marRight w:val="0"/>
          <w:marTop w:val="0"/>
          <w:marBottom w:val="0"/>
          <w:divBdr>
            <w:top w:val="none" w:sz="0" w:space="0" w:color="auto"/>
            <w:left w:val="none" w:sz="0" w:space="0" w:color="auto"/>
            <w:bottom w:val="none" w:sz="0" w:space="0" w:color="auto"/>
            <w:right w:val="none" w:sz="0" w:space="0" w:color="auto"/>
          </w:divBdr>
        </w:div>
        <w:div w:id="1584682255">
          <w:marLeft w:val="640"/>
          <w:marRight w:val="0"/>
          <w:marTop w:val="0"/>
          <w:marBottom w:val="0"/>
          <w:divBdr>
            <w:top w:val="none" w:sz="0" w:space="0" w:color="auto"/>
            <w:left w:val="none" w:sz="0" w:space="0" w:color="auto"/>
            <w:bottom w:val="none" w:sz="0" w:space="0" w:color="auto"/>
            <w:right w:val="none" w:sz="0" w:space="0" w:color="auto"/>
          </w:divBdr>
        </w:div>
        <w:div w:id="870608733">
          <w:marLeft w:val="640"/>
          <w:marRight w:val="0"/>
          <w:marTop w:val="0"/>
          <w:marBottom w:val="0"/>
          <w:divBdr>
            <w:top w:val="none" w:sz="0" w:space="0" w:color="auto"/>
            <w:left w:val="none" w:sz="0" w:space="0" w:color="auto"/>
            <w:bottom w:val="none" w:sz="0" w:space="0" w:color="auto"/>
            <w:right w:val="none" w:sz="0" w:space="0" w:color="auto"/>
          </w:divBdr>
        </w:div>
      </w:divsChild>
    </w:div>
    <w:div w:id="1546672847">
      <w:bodyDiv w:val="1"/>
      <w:marLeft w:val="0"/>
      <w:marRight w:val="0"/>
      <w:marTop w:val="0"/>
      <w:marBottom w:val="0"/>
      <w:divBdr>
        <w:top w:val="none" w:sz="0" w:space="0" w:color="auto"/>
        <w:left w:val="none" w:sz="0" w:space="0" w:color="auto"/>
        <w:bottom w:val="none" w:sz="0" w:space="0" w:color="auto"/>
        <w:right w:val="none" w:sz="0" w:space="0" w:color="auto"/>
      </w:divBdr>
      <w:divsChild>
        <w:div w:id="1266308695">
          <w:marLeft w:val="640"/>
          <w:marRight w:val="0"/>
          <w:marTop w:val="0"/>
          <w:marBottom w:val="0"/>
          <w:divBdr>
            <w:top w:val="none" w:sz="0" w:space="0" w:color="auto"/>
            <w:left w:val="none" w:sz="0" w:space="0" w:color="auto"/>
            <w:bottom w:val="none" w:sz="0" w:space="0" w:color="auto"/>
            <w:right w:val="none" w:sz="0" w:space="0" w:color="auto"/>
          </w:divBdr>
        </w:div>
        <w:div w:id="1458182308">
          <w:marLeft w:val="640"/>
          <w:marRight w:val="0"/>
          <w:marTop w:val="0"/>
          <w:marBottom w:val="0"/>
          <w:divBdr>
            <w:top w:val="none" w:sz="0" w:space="0" w:color="auto"/>
            <w:left w:val="none" w:sz="0" w:space="0" w:color="auto"/>
            <w:bottom w:val="none" w:sz="0" w:space="0" w:color="auto"/>
            <w:right w:val="none" w:sz="0" w:space="0" w:color="auto"/>
          </w:divBdr>
        </w:div>
        <w:div w:id="1228879109">
          <w:marLeft w:val="640"/>
          <w:marRight w:val="0"/>
          <w:marTop w:val="0"/>
          <w:marBottom w:val="0"/>
          <w:divBdr>
            <w:top w:val="none" w:sz="0" w:space="0" w:color="auto"/>
            <w:left w:val="none" w:sz="0" w:space="0" w:color="auto"/>
            <w:bottom w:val="none" w:sz="0" w:space="0" w:color="auto"/>
            <w:right w:val="none" w:sz="0" w:space="0" w:color="auto"/>
          </w:divBdr>
        </w:div>
        <w:div w:id="500509803">
          <w:marLeft w:val="640"/>
          <w:marRight w:val="0"/>
          <w:marTop w:val="0"/>
          <w:marBottom w:val="0"/>
          <w:divBdr>
            <w:top w:val="none" w:sz="0" w:space="0" w:color="auto"/>
            <w:left w:val="none" w:sz="0" w:space="0" w:color="auto"/>
            <w:bottom w:val="none" w:sz="0" w:space="0" w:color="auto"/>
            <w:right w:val="none" w:sz="0" w:space="0" w:color="auto"/>
          </w:divBdr>
        </w:div>
        <w:div w:id="540676612">
          <w:marLeft w:val="640"/>
          <w:marRight w:val="0"/>
          <w:marTop w:val="0"/>
          <w:marBottom w:val="0"/>
          <w:divBdr>
            <w:top w:val="none" w:sz="0" w:space="0" w:color="auto"/>
            <w:left w:val="none" w:sz="0" w:space="0" w:color="auto"/>
            <w:bottom w:val="none" w:sz="0" w:space="0" w:color="auto"/>
            <w:right w:val="none" w:sz="0" w:space="0" w:color="auto"/>
          </w:divBdr>
        </w:div>
        <w:div w:id="987705557">
          <w:marLeft w:val="640"/>
          <w:marRight w:val="0"/>
          <w:marTop w:val="0"/>
          <w:marBottom w:val="0"/>
          <w:divBdr>
            <w:top w:val="none" w:sz="0" w:space="0" w:color="auto"/>
            <w:left w:val="none" w:sz="0" w:space="0" w:color="auto"/>
            <w:bottom w:val="none" w:sz="0" w:space="0" w:color="auto"/>
            <w:right w:val="none" w:sz="0" w:space="0" w:color="auto"/>
          </w:divBdr>
        </w:div>
        <w:div w:id="2018460411">
          <w:marLeft w:val="640"/>
          <w:marRight w:val="0"/>
          <w:marTop w:val="0"/>
          <w:marBottom w:val="0"/>
          <w:divBdr>
            <w:top w:val="none" w:sz="0" w:space="0" w:color="auto"/>
            <w:left w:val="none" w:sz="0" w:space="0" w:color="auto"/>
            <w:bottom w:val="none" w:sz="0" w:space="0" w:color="auto"/>
            <w:right w:val="none" w:sz="0" w:space="0" w:color="auto"/>
          </w:divBdr>
        </w:div>
        <w:div w:id="816537590">
          <w:marLeft w:val="640"/>
          <w:marRight w:val="0"/>
          <w:marTop w:val="0"/>
          <w:marBottom w:val="0"/>
          <w:divBdr>
            <w:top w:val="none" w:sz="0" w:space="0" w:color="auto"/>
            <w:left w:val="none" w:sz="0" w:space="0" w:color="auto"/>
            <w:bottom w:val="none" w:sz="0" w:space="0" w:color="auto"/>
            <w:right w:val="none" w:sz="0" w:space="0" w:color="auto"/>
          </w:divBdr>
        </w:div>
        <w:div w:id="2142576330">
          <w:marLeft w:val="640"/>
          <w:marRight w:val="0"/>
          <w:marTop w:val="0"/>
          <w:marBottom w:val="0"/>
          <w:divBdr>
            <w:top w:val="none" w:sz="0" w:space="0" w:color="auto"/>
            <w:left w:val="none" w:sz="0" w:space="0" w:color="auto"/>
            <w:bottom w:val="none" w:sz="0" w:space="0" w:color="auto"/>
            <w:right w:val="none" w:sz="0" w:space="0" w:color="auto"/>
          </w:divBdr>
        </w:div>
        <w:div w:id="1211456175">
          <w:marLeft w:val="640"/>
          <w:marRight w:val="0"/>
          <w:marTop w:val="0"/>
          <w:marBottom w:val="0"/>
          <w:divBdr>
            <w:top w:val="none" w:sz="0" w:space="0" w:color="auto"/>
            <w:left w:val="none" w:sz="0" w:space="0" w:color="auto"/>
            <w:bottom w:val="none" w:sz="0" w:space="0" w:color="auto"/>
            <w:right w:val="none" w:sz="0" w:space="0" w:color="auto"/>
          </w:divBdr>
        </w:div>
        <w:div w:id="294069106">
          <w:marLeft w:val="640"/>
          <w:marRight w:val="0"/>
          <w:marTop w:val="0"/>
          <w:marBottom w:val="0"/>
          <w:divBdr>
            <w:top w:val="none" w:sz="0" w:space="0" w:color="auto"/>
            <w:left w:val="none" w:sz="0" w:space="0" w:color="auto"/>
            <w:bottom w:val="none" w:sz="0" w:space="0" w:color="auto"/>
            <w:right w:val="none" w:sz="0" w:space="0" w:color="auto"/>
          </w:divBdr>
        </w:div>
        <w:div w:id="1513447548">
          <w:marLeft w:val="640"/>
          <w:marRight w:val="0"/>
          <w:marTop w:val="0"/>
          <w:marBottom w:val="0"/>
          <w:divBdr>
            <w:top w:val="none" w:sz="0" w:space="0" w:color="auto"/>
            <w:left w:val="none" w:sz="0" w:space="0" w:color="auto"/>
            <w:bottom w:val="none" w:sz="0" w:space="0" w:color="auto"/>
            <w:right w:val="none" w:sz="0" w:space="0" w:color="auto"/>
          </w:divBdr>
        </w:div>
        <w:div w:id="658197753">
          <w:marLeft w:val="640"/>
          <w:marRight w:val="0"/>
          <w:marTop w:val="0"/>
          <w:marBottom w:val="0"/>
          <w:divBdr>
            <w:top w:val="none" w:sz="0" w:space="0" w:color="auto"/>
            <w:left w:val="none" w:sz="0" w:space="0" w:color="auto"/>
            <w:bottom w:val="none" w:sz="0" w:space="0" w:color="auto"/>
            <w:right w:val="none" w:sz="0" w:space="0" w:color="auto"/>
          </w:divBdr>
        </w:div>
        <w:div w:id="371810459">
          <w:marLeft w:val="640"/>
          <w:marRight w:val="0"/>
          <w:marTop w:val="0"/>
          <w:marBottom w:val="0"/>
          <w:divBdr>
            <w:top w:val="none" w:sz="0" w:space="0" w:color="auto"/>
            <w:left w:val="none" w:sz="0" w:space="0" w:color="auto"/>
            <w:bottom w:val="none" w:sz="0" w:space="0" w:color="auto"/>
            <w:right w:val="none" w:sz="0" w:space="0" w:color="auto"/>
          </w:divBdr>
        </w:div>
        <w:div w:id="795487561">
          <w:marLeft w:val="640"/>
          <w:marRight w:val="0"/>
          <w:marTop w:val="0"/>
          <w:marBottom w:val="0"/>
          <w:divBdr>
            <w:top w:val="none" w:sz="0" w:space="0" w:color="auto"/>
            <w:left w:val="none" w:sz="0" w:space="0" w:color="auto"/>
            <w:bottom w:val="none" w:sz="0" w:space="0" w:color="auto"/>
            <w:right w:val="none" w:sz="0" w:space="0" w:color="auto"/>
          </w:divBdr>
        </w:div>
        <w:div w:id="1709985411">
          <w:marLeft w:val="640"/>
          <w:marRight w:val="0"/>
          <w:marTop w:val="0"/>
          <w:marBottom w:val="0"/>
          <w:divBdr>
            <w:top w:val="none" w:sz="0" w:space="0" w:color="auto"/>
            <w:left w:val="none" w:sz="0" w:space="0" w:color="auto"/>
            <w:bottom w:val="none" w:sz="0" w:space="0" w:color="auto"/>
            <w:right w:val="none" w:sz="0" w:space="0" w:color="auto"/>
          </w:divBdr>
        </w:div>
        <w:div w:id="484007408">
          <w:marLeft w:val="640"/>
          <w:marRight w:val="0"/>
          <w:marTop w:val="0"/>
          <w:marBottom w:val="0"/>
          <w:divBdr>
            <w:top w:val="none" w:sz="0" w:space="0" w:color="auto"/>
            <w:left w:val="none" w:sz="0" w:space="0" w:color="auto"/>
            <w:bottom w:val="none" w:sz="0" w:space="0" w:color="auto"/>
            <w:right w:val="none" w:sz="0" w:space="0" w:color="auto"/>
          </w:divBdr>
        </w:div>
      </w:divsChild>
    </w:div>
    <w:div w:id="1576235468">
      <w:bodyDiv w:val="1"/>
      <w:marLeft w:val="0"/>
      <w:marRight w:val="0"/>
      <w:marTop w:val="0"/>
      <w:marBottom w:val="0"/>
      <w:divBdr>
        <w:top w:val="none" w:sz="0" w:space="0" w:color="auto"/>
        <w:left w:val="none" w:sz="0" w:space="0" w:color="auto"/>
        <w:bottom w:val="none" w:sz="0" w:space="0" w:color="auto"/>
        <w:right w:val="none" w:sz="0" w:space="0" w:color="auto"/>
      </w:divBdr>
      <w:divsChild>
        <w:div w:id="656540170">
          <w:marLeft w:val="640"/>
          <w:marRight w:val="0"/>
          <w:marTop w:val="0"/>
          <w:marBottom w:val="0"/>
          <w:divBdr>
            <w:top w:val="none" w:sz="0" w:space="0" w:color="auto"/>
            <w:left w:val="none" w:sz="0" w:space="0" w:color="auto"/>
            <w:bottom w:val="none" w:sz="0" w:space="0" w:color="auto"/>
            <w:right w:val="none" w:sz="0" w:space="0" w:color="auto"/>
          </w:divBdr>
        </w:div>
        <w:div w:id="1381857724">
          <w:marLeft w:val="640"/>
          <w:marRight w:val="0"/>
          <w:marTop w:val="0"/>
          <w:marBottom w:val="0"/>
          <w:divBdr>
            <w:top w:val="none" w:sz="0" w:space="0" w:color="auto"/>
            <w:left w:val="none" w:sz="0" w:space="0" w:color="auto"/>
            <w:bottom w:val="none" w:sz="0" w:space="0" w:color="auto"/>
            <w:right w:val="none" w:sz="0" w:space="0" w:color="auto"/>
          </w:divBdr>
        </w:div>
        <w:div w:id="1217736738">
          <w:marLeft w:val="640"/>
          <w:marRight w:val="0"/>
          <w:marTop w:val="0"/>
          <w:marBottom w:val="0"/>
          <w:divBdr>
            <w:top w:val="none" w:sz="0" w:space="0" w:color="auto"/>
            <w:left w:val="none" w:sz="0" w:space="0" w:color="auto"/>
            <w:bottom w:val="none" w:sz="0" w:space="0" w:color="auto"/>
            <w:right w:val="none" w:sz="0" w:space="0" w:color="auto"/>
          </w:divBdr>
        </w:div>
        <w:div w:id="705371190">
          <w:marLeft w:val="640"/>
          <w:marRight w:val="0"/>
          <w:marTop w:val="0"/>
          <w:marBottom w:val="0"/>
          <w:divBdr>
            <w:top w:val="none" w:sz="0" w:space="0" w:color="auto"/>
            <w:left w:val="none" w:sz="0" w:space="0" w:color="auto"/>
            <w:bottom w:val="none" w:sz="0" w:space="0" w:color="auto"/>
            <w:right w:val="none" w:sz="0" w:space="0" w:color="auto"/>
          </w:divBdr>
        </w:div>
        <w:div w:id="1532651019">
          <w:marLeft w:val="640"/>
          <w:marRight w:val="0"/>
          <w:marTop w:val="0"/>
          <w:marBottom w:val="0"/>
          <w:divBdr>
            <w:top w:val="none" w:sz="0" w:space="0" w:color="auto"/>
            <w:left w:val="none" w:sz="0" w:space="0" w:color="auto"/>
            <w:bottom w:val="none" w:sz="0" w:space="0" w:color="auto"/>
            <w:right w:val="none" w:sz="0" w:space="0" w:color="auto"/>
          </w:divBdr>
        </w:div>
        <w:div w:id="1654408174">
          <w:marLeft w:val="640"/>
          <w:marRight w:val="0"/>
          <w:marTop w:val="0"/>
          <w:marBottom w:val="0"/>
          <w:divBdr>
            <w:top w:val="none" w:sz="0" w:space="0" w:color="auto"/>
            <w:left w:val="none" w:sz="0" w:space="0" w:color="auto"/>
            <w:bottom w:val="none" w:sz="0" w:space="0" w:color="auto"/>
            <w:right w:val="none" w:sz="0" w:space="0" w:color="auto"/>
          </w:divBdr>
        </w:div>
        <w:div w:id="397553022">
          <w:marLeft w:val="640"/>
          <w:marRight w:val="0"/>
          <w:marTop w:val="0"/>
          <w:marBottom w:val="0"/>
          <w:divBdr>
            <w:top w:val="none" w:sz="0" w:space="0" w:color="auto"/>
            <w:left w:val="none" w:sz="0" w:space="0" w:color="auto"/>
            <w:bottom w:val="none" w:sz="0" w:space="0" w:color="auto"/>
            <w:right w:val="none" w:sz="0" w:space="0" w:color="auto"/>
          </w:divBdr>
        </w:div>
        <w:div w:id="1539705030">
          <w:marLeft w:val="640"/>
          <w:marRight w:val="0"/>
          <w:marTop w:val="0"/>
          <w:marBottom w:val="0"/>
          <w:divBdr>
            <w:top w:val="none" w:sz="0" w:space="0" w:color="auto"/>
            <w:left w:val="none" w:sz="0" w:space="0" w:color="auto"/>
            <w:bottom w:val="none" w:sz="0" w:space="0" w:color="auto"/>
            <w:right w:val="none" w:sz="0" w:space="0" w:color="auto"/>
          </w:divBdr>
        </w:div>
        <w:div w:id="313143999">
          <w:marLeft w:val="640"/>
          <w:marRight w:val="0"/>
          <w:marTop w:val="0"/>
          <w:marBottom w:val="0"/>
          <w:divBdr>
            <w:top w:val="none" w:sz="0" w:space="0" w:color="auto"/>
            <w:left w:val="none" w:sz="0" w:space="0" w:color="auto"/>
            <w:bottom w:val="none" w:sz="0" w:space="0" w:color="auto"/>
            <w:right w:val="none" w:sz="0" w:space="0" w:color="auto"/>
          </w:divBdr>
        </w:div>
      </w:divsChild>
    </w:div>
    <w:div w:id="1578973803">
      <w:bodyDiv w:val="1"/>
      <w:marLeft w:val="0"/>
      <w:marRight w:val="0"/>
      <w:marTop w:val="0"/>
      <w:marBottom w:val="0"/>
      <w:divBdr>
        <w:top w:val="none" w:sz="0" w:space="0" w:color="auto"/>
        <w:left w:val="none" w:sz="0" w:space="0" w:color="auto"/>
        <w:bottom w:val="none" w:sz="0" w:space="0" w:color="auto"/>
        <w:right w:val="none" w:sz="0" w:space="0" w:color="auto"/>
      </w:divBdr>
    </w:div>
    <w:div w:id="1644388514">
      <w:bodyDiv w:val="1"/>
      <w:marLeft w:val="0"/>
      <w:marRight w:val="0"/>
      <w:marTop w:val="0"/>
      <w:marBottom w:val="0"/>
      <w:divBdr>
        <w:top w:val="none" w:sz="0" w:space="0" w:color="auto"/>
        <w:left w:val="none" w:sz="0" w:space="0" w:color="auto"/>
        <w:bottom w:val="none" w:sz="0" w:space="0" w:color="auto"/>
        <w:right w:val="none" w:sz="0" w:space="0" w:color="auto"/>
      </w:divBdr>
      <w:divsChild>
        <w:div w:id="1838114533">
          <w:marLeft w:val="640"/>
          <w:marRight w:val="0"/>
          <w:marTop w:val="0"/>
          <w:marBottom w:val="0"/>
          <w:divBdr>
            <w:top w:val="none" w:sz="0" w:space="0" w:color="auto"/>
            <w:left w:val="none" w:sz="0" w:space="0" w:color="auto"/>
            <w:bottom w:val="none" w:sz="0" w:space="0" w:color="auto"/>
            <w:right w:val="none" w:sz="0" w:space="0" w:color="auto"/>
          </w:divBdr>
        </w:div>
        <w:div w:id="282688768">
          <w:marLeft w:val="640"/>
          <w:marRight w:val="0"/>
          <w:marTop w:val="0"/>
          <w:marBottom w:val="0"/>
          <w:divBdr>
            <w:top w:val="none" w:sz="0" w:space="0" w:color="auto"/>
            <w:left w:val="none" w:sz="0" w:space="0" w:color="auto"/>
            <w:bottom w:val="none" w:sz="0" w:space="0" w:color="auto"/>
            <w:right w:val="none" w:sz="0" w:space="0" w:color="auto"/>
          </w:divBdr>
        </w:div>
        <w:div w:id="510536054">
          <w:marLeft w:val="640"/>
          <w:marRight w:val="0"/>
          <w:marTop w:val="0"/>
          <w:marBottom w:val="0"/>
          <w:divBdr>
            <w:top w:val="none" w:sz="0" w:space="0" w:color="auto"/>
            <w:left w:val="none" w:sz="0" w:space="0" w:color="auto"/>
            <w:bottom w:val="none" w:sz="0" w:space="0" w:color="auto"/>
            <w:right w:val="none" w:sz="0" w:space="0" w:color="auto"/>
          </w:divBdr>
        </w:div>
        <w:div w:id="604970618">
          <w:marLeft w:val="640"/>
          <w:marRight w:val="0"/>
          <w:marTop w:val="0"/>
          <w:marBottom w:val="0"/>
          <w:divBdr>
            <w:top w:val="none" w:sz="0" w:space="0" w:color="auto"/>
            <w:left w:val="none" w:sz="0" w:space="0" w:color="auto"/>
            <w:bottom w:val="none" w:sz="0" w:space="0" w:color="auto"/>
            <w:right w:val="none" w:sz="0" w:space="0" w:color="auto"/>
          </w:divBdr>
        </w:div>
        <w:div w:id="971205856">
          <w:marLeft w:val="640"/>
          <w:marRight w:val="0"/>
          <w:marTop w:val="0"/>
          <w:marBottom w:val="0"/>
          <w:divBdr>
            <w:top w:val="none" w:sz="0" w:space="0" w:color="auto"/>
            <w:left w:val="none" w:sz="0" w:space="0" w:color="auto"/>
            <w:bottom w:val="none" w:sz="0" w:space="0" w:color="auto"/>
            <w:right w:val="none" w:sz="0" w:space="0" w:color="auto"/>
          </w:divBdr>
        </w:div>
        <w:div w:id="1743791767">
          <w:marLeft w:val="640"/>
          <w:marRight w:val="0"/>
          <w:marTop w:val="0"/>
          <w:marBottom w:val="0"/>
          <w:divBdr>
            <w:top w:val="none" w:sz="0" w:space="0" w:color="auto"/>
            <w:left w:val="none" w:sz="0" w:space="0" w:color="auto"/>
            <w:bottom w:val="none" w:sz="0" w:space="0" w:color="auto"/>
            <w:right w:val="none" w:sz="0" w:space="0" w:color="auto"/>
          </w:divBdr>
        </w:div>
        <w:div w:id="86930632">
          <w:marLeft w:val="640"/>
          <w:marRight w:val="0"/>
          <w:marTop w:val="0"/>
          <w:marBottom w:val="0"/>
          <w:divBdr>
            <w:top w:val="none" w:sz="0" w:space="0" w:color="auto"/>
            <w:left w:val="none" w:sz="0" w:space="0" w:color="auto"/>
            <w:bottom w:val="none" w:sz="0" w:space="0" w:color="auto"/>
            <w:right w:val="none" w:sz="0" w:space="0" w:color="auto"/>
          </w:divBdr>
        </w:div>
        <w:div w:id="1302424849">
          <w:marLeft w:val="640"/>
          <w:marRight w:val="0"/>
          <w:marTop w:val="0"/>
          <w:marBottom w:val="0"/>
          <w:divBdr>
            <w:top w:val="none" w:sz="0" w:space="0" w:color="auto"/>
            <w:left w:val="none" w:sz="0" w:space="0" w:color="auto"/>
            <w:bottom w:val="none" w:sz="0" w:space="0" w:color="auto"/>
            <w:right w:val="none" w:sz="0" w:space="0" w:color="auto"/>
          </w:divBdr>
        </w:div>
        <w:div w:id="1501508985">
          <w:marLeft w:val="640"/>
          <w:marRight w:val="0"/>
          <w:marTop w:val="0"/>
          <w:marBottom w:val="0"/>
          <w:divBdr>
            <w:top w:val="none" w:sz="0" w:space="0" w:color="auto"/>
            <w:left w:val="none" w:sz="0" w:space="0" w:color="auto"/>
            <w:bottom w:val="none" w:sz="0" w:space="0" w:color="auto"/>
            <w:right w:val="none" w:sz="0" w:space="0" w:color="auto"/>
          </w:divBdr>
        </w:div>
        <w:div w:id="2125230603">
          <w:marLeft w:val="640"/>
          <w:marRight w:val="0"/>
          <w:marTop w:val="0"/>
          <w:marBottom w:val="0"/>
          <w:divBdr>
            <w:top w:val="none" w:sz="0" w:space="0" w:color="auto"/>
            <w:left w:val="none" w:sz="0" w:space="0" w:color="auto"/>
            <w:bottom w:val="none" w:sz="0" w:space="0" w:color="auto"/>
            <w:right w:val="none" w:sz="0" w:space="0" w:color="auto"/>
          </w:divBdr>
        </w:div>
        <w:div w:id="700597216">
          <w:marLeft w:val="640"/>
          <w:marRight w:val="0"/>
          <w:marTop w:val="0"/>
          <w:marBottom w:val="0"/>
          <w:divBdr>
            <w:top w:val="none" w:sz="0" w:space="0" w:color="auto"/>
            <w:left w:val="none" w:sz="0" w:space="0" w:color="auto"/>
            <w:bottom w:val="none" w:sz="0" w:space="0" w:color="auto"/>
            <w:right w:val="none" w:sz="0" w:space="0" w:color="auto"/>
          </w:divBdr>
        </w:div>
        <w:div w:id="2025596447">
          <w:marLeft w:val="640"/>
          <w:marRight w:val="0"/>
          <w:marTop w:val="0"/>
          <w:marBottom w:val="0"/>
          <w:divBdr>
            <w:top w:val="none" w:sz="0" w:space="0" w:color="auto"/>
            <w:left w:val="none" w:sz="0" w:space="0" w:color="auto"/>
            <w:bottom w:val="none" w:sz="0" w:space="0" w:color="auto"/>
            <w:right w:val="none" w:sz="0" w:space="0" w:color="auto"/>
          </w:divBdr>
        </w:div>
        <w:div w:id="1971127156">
          <w:marLeft w:val="640"/>
          <w:marRight w:val="0"/>
          <w:marTop w:val="0"/>
          <w:marBottom w:val="0"/>
          <w:divBdr>
            <w:top w:val="none" w:sz="0" w:space="0" w:color="auto"/>
            <w:left w:val="none" w:sz="0" w:space="0" w:color="auto"/>
            <w:bottom w:val="none" w:sz="0" w:space="0" w:color="auto"/>
            <w:right w:val="none" w:sz="0" w:space="0" w:color="auto"/>
          </w:divBdr>
        </w:div>
        <w:div w:id="231819058">
          <w:marLeft w:val="640"/>
          <w:marRight w:val="0"/>
          <w:marTop w:val="0"/>
          <w:marBottom w:val="0"/>
          <w:divBdr>
            <w:top w:val="none" w:sz="0" w:space="0" w:color="auto"/>
            <w:left w:val="none" w:sz="0" w:space="0" w:color="auto"/>
            <w:bottom w:val="none" w:sz="0" w:space="0" w:color="auto"/>
            <w:right w:val="none" w:sz="0" w:space="0" w:color="auto"/>
          </w:divBdr>
        </w:div>
      </w:divsChild>
    </w:div>
    <w:div w:id="1656646161">
      <w:bodyDiv w:val="1"/>
      <w:marLeft w:val="0"/>
      <w:marRight w:val="0"/>
      <w:marTop w:val="0"/>
      <w:marBottom w:val="0"/>
      <w:divBdr>
        <w:top w:val="none" w:sz="0" w:space="0" w:color="auto"/>
        <w:left w:val="none" w:sz="0" w:space="0" w:color="auto"/>
        <w:bottom w:val="none" w:sz="0" w:space="0" w:color="auto"/>
        <w:right w:val="none" w:sz="0" w:space="0" w:color="auto"/>
      </w:divBdr>
      <w:divsChild>
        <w:div w:id="994605418">
          <w:marLeft w:val="640"/>
          <w:marRight w:val="0"/>
          <w:marTop w:val="0"/>
          <w:marBottom w:val="0"/>
          <w:divBdr>
            <w:top w:val="none" w:sz="0" w:space="0" w:color="auto"/>
            <w:left w:val="none" w:sz="0" w:space="0" w:color="auto"/>
            <w:bottom w:val="none" w:sz="0" w:space="0" w:color="auto"/>
            <w:right w:val="none" w:sz="0" w:space="0" w:color="auto"/>
          </w:divBdr>
        </w:div>
        <w:div w:id="2079087370">
          <w:marLeft w:val="640"/>
          <w:marRight w:val="0"/>
          <w:marTop w:val="0"/>
          <w:marBottom w:val="0"/>
          <w:divBdr>
            <w:top w:val="none" w:sz="0" w:space="0" w:color="auto"/>
            <w:left w:val="none" w:sz="0" w:space="0" w:color="auto"/>
            <w:bottom w:val="none" w:sz="0" w:space="0" w:color="auto"/>
            <w:right w:val="none" w:sz="0" w:space="0" w:color="auto"/>
          </w:divBdr>
        </w:div>
        <w:div w:id="680741927">
          <w:marLeft w:val="640"/>
          <w:marRight w:val="0"/>
          <w:marTop w:val="0"/>
          <w:marBottom w:val="0"/>
          <w:divBdr>
            <w:top w:val="none" w:sz="0" w:space="0" w:color="auto"/>
            <w:left w:val="none" w:sz="0" w:space="0" w:color="auto"/>
            <w:bottom w:val="none" w:sz="0" w:space="0" w:color="auto"/>
            <w:right w:val="none" w:sz="0" w:space="0" w:color="auto"/>
          </w:divBdr>
        </w:div>
        <w:div w:id="113334752">
          <w:marLeft w:val="640"/>
          <w:marRight w:val="0"/>
          <w:marTop w:val="0"/>
          <w:marBottom w:val="0"/>
          <w:divBdr>
            <w:top w:val="none" w:sz="0" w:space="0" w:color="auto"/>
            <w:left w:val="none" w:sz="0" w:space="0" w:color="auto"/>
            <w:bottom w:val="none" w:sz="0" w:space="0" w:color="auto"/>
            <w:right w:val="none" w:sz="0" w:space="0" w:color="auto"/>
          </w:divBdr>
        </w:div>
        <w:div w:id="309022042">
          <w:marLeft w:val="640"/>
          <w:marRight w:val="0"/>
          <w:marTop w:val="0"/>
          <w:marBottom w:val="0"/>
          <w:divBdr>
            <w:top w:val="none" w:sz="0" w:space="0" w:color="auto"/>
            <w:left w:val="none" w:sz="0" w:space="0" w:color="auto"/>
            <w:bottom w:val="none" w:sz="0" w:space="0" w:color="auto"/>
            <w:right w:val="none" w:sz="0" w:space="0" w:color="auto"/>
          </w:divBdr>
        </w:div>
        <w:div w:id="357661011">
          <w:marLeft w:val="640"/>
          <w:marRight w:val="0"/>
          <w:marTop w:val="0"/>
          <w:marBottom w:val="0"/>
          <w:divBdr>
            <w:top w:val="none" w:sz="0" w:space="0" w:color="auto"/>
            <w:left w:val="none" w:sz="0" w:space="0" w:color="auto"/>
            <w:bottom w:val="none" w:sz="0" w:space="0" w:color="auto"/>
            <w:right w:val="none" w:sz="0" w:space="0" w:color="auto"/>
          </w:divBdr>
        </w:div>
        <w:div w:id="508834622">
          <w:marLeft w:val="640"/>
          <w:marRight w:val="0"/>
          <w:marTop w:val="0"/>
          <w:marBottom w:val="0"/>
          <w:divBdr>
            <w:top w:val="none" w:sz="0" w:space="0" w:color="auto"/>
            <w:left w:val="none" w:sz="0" w:space="0" w:color="auto"/>
            <w:bottom w:val="none" w:sz="0" w:space="0" w:color="auto"/>
            <w:right w:val="none" w:sz="0" w:space="0" w:color="auto"/>
          </w:divBdr>
        </w:div>
        <w:div w:id="1816482444">
          <w:marLeft w:val="640"/>
          <w:marRight w:val="0"/>
          <w:marTop w:val="0"/>
          <w:marBottom w:val="0"/>
          <w:divBdr>
            <w:top w:val="none" w:sz="0" w:space="0" w:color="auto"/>
            <w:left w:val="none" w:sz="0" w:space="0" w:color="auto"/>
            <w:bottom w:val="none" w:sz="0" w:space="0" w:color="auto"/>
            <w:right w:val="none" w:sz="0" w:space="0" w:color="auto"/>
          </w:divBdr>
        </w:div>
        <w:div w:id="1754815916">
          <w:marLeft w:val="640"/>
          <w:marRight w:val="0"/>
          <w:marTop w:val="0"/>
          <w:marBottom w:val="0"/>
          <w:divBdr>
            <w:top w:val="none" w:sz="0" w:space="0" w:color="auto"/>
            <w:left w:val="none" w:sz="0" w:space="0" w:color="auto"/>
            <w:bottom w:val="none" w:sz="0" w:space="0" w:color="auto"/>
            <w:right w:val="none" w:sz="0" w:space="0" w:color="auto"/>
          </w:divBdr>
        </w:div>
        <w:div w:id="1139999134">
          <w:marLeft w:val="640"/>
          <w:marRight w:val="0"/>
          <w:marTop w:val="0"/>
          <w:marBottom w:val="0"/>
          <w:divBdr>
            <w:top w:val="none" w:sz="0" w:space="0" w:color="auto"/>
            <w:left w:val="none" w:sz="0" w:space="0" w:color="auto"/>
            <w:bottom w:val="none" w:sz="0" w:space="0" w:color="auto"/>
            <w:right w:val="none" w:sz="0" w:space="0" w:color="auto"/>
          </w:divBdr>
        </w:div>
        <w:div w:id="377124572">
          <w:marLeft w:val="640"/>
          <w:marRight w:val="0"/>
          <w:marTop w:val="0"/>
          <w:marBottom w:val="0"/>
          <w:divBdr>
            <w:top w:val="none" w:sz="0" w:space="0" w:color="auto"/>
            <w:left w:val="none" w:sz="0" w:space="0" w:color="auto"/>
            <w:bottom w:val="none" w:sz="0" w:space="0" w:color="auto"/>
            <w:right w:val="none" w:sz="0" w:space="0" w:color="auto"/>
          </w:divBdr>
        </w:div>
        <w:div w:id="1982954229">
          <w:marLeft w:val="640"/>
          <w:marRight w:val="0"/>
          <w:marTop w:val="0"/>
          <w:marBottom w:val="0"/>
          <w:divBdr>
            <w:top w:val="none" w:sz="0" w:space="0" w:color="auto"/>
            <w:left w:val="none" w:sz="0" w:space="0" w:color="auto"/>
            <w:bottom w:val="none" w:sz="0" w:space="0" w:color="auto"/>
            <w:right w:val="none" w:sz="0" w:space="0" w:color="auto"/>
          </w:divBdr>
        </w:div>
        <w:div w:id="992098386">
          <w:marLeft w:val="640"/>
          <w:marRight w:val="0"/>
          <w:marTop w:val="0"/>
          <w:marBottom w:val="0"/>
          <w:divBdr>
            <w:top w:val="none" w:sz="0" w:space="0" w:color="auto"/>
            <w:left w:val="none" w:sz="0" w:space="0" w:color="auto"/>
            <w:bottom w:val="none" w:sz="0" w:space="0" w:color="auto"/>
            <w:right w:val="none" w:sz="0" w:space="0" w:color="auto"/>
          </w:divBdr>
        </w:div>
        <w:div w:id="664667888">
          <w:marLeft w:val="640"/>
          <w:marRight w:val="0"/>
          <w:marTop w:val="0"/>
          <w:marBottom w:val="0"/>
          <w:divBdr>
            <w:top w:val="none" w:sz="0" w:space="0" w:color="auto"/>
            <w:left w:val="none" w:sz="0" w:space="0" w:color="auto"/>
            <w:bottom w:val="none" w:sz="0" w:space="0" w:color="auto"/>
            <w:right w:val="none" w:sz="0" w:space="0" w:color="auto"/>
          </w:divBdr>
        </w:div>
        <w:div w:id="558856414">
          <w:marLeft w:val="640"/>
          <w:marRight w:val="0"/>
          <w:marTop w:val="0"/>
          <w:marBottom w:val="0"/>
          <w:divBdr>
            <w:top w:val="none" w:sz="0" w:space="0" w:color="auto"/>
            <w:left w:val="none" w:sz="0" w:space="0" w:color="auto"/>
            <w:bottom w:val="none" w:sz="0" w:space="0" w:color="auto"/>
            <w:right w:val="none" w:sz="0" w:space="0" w:color="auto"/>
          </w:divBdr>
        </w:div>
        <w:div w:id="159080790">
          <w:marLeft w:val="640"/>
          <w:marRight w:val="0"/>
          <w:marTop w:val="0"/>
          <w:marBottom w:val="0"/>
          <w:divBdr>
            <w:top w:val="none" w:sz="0" w:space="0" w:color="auto"/>
            <w:left w:val="none" w:sz="0" w:space="0" w:color="auto"/>
            <w:bottom w:val="none" w:sz="0" w:space="0" w:color="auto"/>
            <w:right w:val="none" w:sz="0" w:space="0" w:color="auto"/>
          </w:divBdr>
        </w:div>
        <w:div w:id="1426489240">
          <w:marLeft w:val="640"/>
          <w:marRight w:val="0"/>
          <w:marTop w:val="0"/>
          <w:marBottom w:val="0"/>
          <w:divBdr>
            <w:top w:val="none" w:sz="0" w:space="0" w:color="auto"/>
            <w:left w:val="none" w:sz="0" w:space="0" w:color="auto"/>
            <w:bottom w:val="none" w:sz="0" w:space="0" w:color="auto"/>
            <w:right w:val="none" w:sz="0" w:space="0" w:color="auto"/>
          </w:divBdr>
        </w:div>
        <w:div w:id="272178827">
          <w:marLeft w:val="640"/>
          <w:marRight w:val="0"/>
          <w:marTop w:val="0"/>
          <w:marBottom w:val="0"/>
          <w:divBdr>
            <w:top w:val="none" w:sz="0" w:space="0" w:color="auto"/>
            <w:left w:val="none" w:sz="0" w:space="0" w:color="auto"/>
            <w:bottom w:val="none" w:sz="0" w:space="0" w:color="auto"/>
            <w:right w:val="none" w:sz="0" w:space="0" w:color="auto"/>
          </w:divBdr>
        </w:div>
        <w:div w:id="1410737904">
          <w:marLeft w:val="640"/>
          <w:marRight w:val="0"/>
          <w:marTop w:val="0"/>
          <w:marBottom w:val="0"/>
          <w:divBdr>
            <w:top w:val="none" w:sz="0" w:space="0" w:color="auto"/>
            <w:left w:val="none" w:sz="0" w:space="0" w:color="auto"/>
            <w:bottom w:val="none" w:sz="0" w:space="0" w:color="auto"/>
            <w:right w:val="none" w:sz="0" w:space="0" w:color="auto"/>
          </w:divBdr>
        </w:div>
      </w:divsChild>
    </w:div>
    <w:div w:id="1675718072">
      <w:bodyDiv w:val="1"/>
      <w:marLeft w:val="0"/>
      <w:marRight w:val="0"/>
      <w:marTop w:val="0"/>
      <w:marBottom w:val="0"/>
      <w:divBdr>
        <w:top w:val="none" w:sz="0" w:space="0" w:color="auto"/>
        <w:left w:val="none" w:sz="0" w:space="0" w:color="auto"/>
        <w:bottom w:val="none" w:sz="0" w:space="0" w:color="auto"/>
        <w:right w:val="none" w:sz="0" w:space="0" w:color="auto"/>
      </w:divBdr>
      <w:divsChild>
        <w:div w:id="1819299316">
          <w:marLeft w:val="640"/>
          <w:marRight w:val="0"/>
          <w:marTop w:val="0"/>
          <w:marBottom w:val="0"/>
          <w:divBdr>
            <w:top w:val="none" w:sz="0" w:space="0" w:color="auto"/>
            <w:left w:val="none" w:sz="0" w:space="0" w:color="auto"/>
            <w:bottom w:val="none" w:sz="0" w:space="0" w:color="auto"/>
            <w:right w:val="none" w:sz="0" w:space="0" w:color="auto"/>
          </w:divBdr>
        </w:div>
        <w:div w:id="957416785">
          <w:marLeft w:val="640"/>
          <w:marRight w:val="0"/>
          <w:marTop w:val="0"/>
          <w:marBottom w:val="0"/>
          <w:divBdr>
            <w:top w:val="none" w:sz="0" w:space="0" w:color="auto"/>
            <w:left w:val="none" w:sz="0" w:space="0" w:color="auto"/>
            <w:bottom w:val="none" w:sz="0" w:space="0" w:color="auto"/>
            <w:right w:val="none" w:sz="0" w:space="0" w:color="auto"/>
          </w:divBdr>
        </w:div>
        <w:div w:id="2067684758">
          <w:marLeft w:val="640"/>
          <w:marRight w:val="0"/>
          <w:marTop w:val="0"/>
          <w:marBottom w:val="0"/>
          <w:divBdr>
            <w:top w:val="none" w:sz="0" w:space="0" w:color="auto"/>
            <w:left w:val="none" w:sz="0" w:space="0" w:color="auto"/>
            <w:bottom w:val="none" w:sz="0" w:space="0" w:color="auto"/>
            <w:right w:val="none" w:sz="0" w:space="0" w:color="auto"/>
          </w:divBdr>
        </w:div>
        <w:div w:id="1736512689">
          <w:marLeft w:val="640"/>
          <w:marRight w:val="0"/>
          <w:marTop w:val="0"/>
          <w:marBottom w:val="0"/>
          <w:divBdr>
            <w:top w:val="none" w:sz="0" w:space="0" w:color="auto"/>
            <w:left w:val="none" w:sz="0" w:space="0" w:color="auto"/>
            <w:bottom w:val="none" w:sz="0" w:space="0" w:color="auto"/>
            <w:right w:val="none" w:sz="0" w:space="0" w:color="auto"/>
          </w:divBdr>
        </w:div>
        <w:div w:id="1430194768">
          <w:marLeft w:val="640"/>
          <w:marRight w:val="0"/>
          <w:marTop w:val="0"/>
          <w:marBottom w:val="0"/>
          <w:divBdr>
            <w:top w:val="none" w:sz="0" w:space="0" w:color="auto"/>
            <w:left w:val="none" w:sz="0" w:space="0" w:color="auto"/>
            <w:bottom w:val="none" w:sz="0" w:space="0" w:color="auto"/>
            <w:right w:val="none" w:sz="0" w:space="0" w:color="auto"/>
          </w:divBdr>
        </w:div>
        <w:div w:id="537354637">
          <w:marLeft w:val="640"/>
          <w:marRight w:val="0"/>
          <w:marTop w:val="0"/>
          <w:marBottom w:val="0"/>
          <w:divBdr>
            <w:top w:val="none" w:sz="0" w:space="0" w:color="auto"/>
            <w:left w:val="none" w:sz="0" w:space="0" w:color="auto"/>
            <w:bottom w:val="none" w:sz="0" w:space="0" w:color="auto"/>
            <w:right w:val="none" w:sz="0" w:space="0" w:color="auto"/>
          </w:divBdr>
        </w:div>
        <w:div w:id="2125803757">
          <w:marLeft w:val="640"/>
          <w:marRight w:val="0"/>
          <w:marTop w:val="0"/>
          <w:marBottom w:val="0"/>
          <w:divBdr>
            <w:top w:val="none" w:sz="0" w:space="0" w:color="auto"/>
            <w:left w:val="none" w:sz="0" w:space="0" w:color="auto"/>
            <w:bottom w:val="none" w:sz="0" w:space="0" w:color="auto"/>
            <w:right w:val="none" w:sz="0" w:space="0" w:color="auto"/>
          </w:divBdr>
        </w:div>
        <w:div w:id="150173227">
          <w:marLeft w:val="640"/>
          <w:marRight w:val="0"/>
          <w:marTop w:val="0"/>
          <w:marBottom w:val="0"/>
          <w:divBdr>
            <w:top w:val="none" w:sz="0" w:space="0" w:color="auto"/>
            <w:left w:val="none" w:sz="0" w:space="0" w:color="auto"/>
            <w:bottom w:val="none" w:sz="0" w:space="0" w:color="auto"/>
            <w:right w:val="none" w:sz="0" w:space="0" w:color="auto"/>
          </w:divBdr>
        </w:div>
        <w:div w:id="2027517962">
          <w:marLeft w:val="640"/>
          <w:marRight w:val="0"/>
          <w:marTop w:val="0"/>
          <w:marBottom w:val="0"/>
          <w:divBdr>
            <w:top w:val="none" w:sz="0" w:space="0" w:color="auto"/>
            <w:left w:val="none" w:sz="0" w:space="0" w:color="auto"/>
            <w:bottom w:val="none" w:sz="0" w:space="0" w:color="auto"/>
            <w:right w:val="none" w:sz="0" w:space="0" w:color="auto"/>
          </w:divBdr>
        </w:div>
        <w:div w:id="1390684536">
          <w:marLeft w:val="640"/>
          <w:marRight w:val="0"/>
          <w:marTop w:val="0"/>
          <w:marBottom w:val="0"/>
          <w:divBdr>
            <w:top w:val="none" w:sz="0" w:space="0" w:color="auto"/>
            <w:left w:val="none" w:sz="0" w:space="0" w:color="auto"/>
            <w:bottom w:val="none" w:sz="0" w:space="0" w:color="auto"/>
            <w:right w:val="none" w:sz="0" w:space="0" w:color="auto"/>
          </w:divBdr>
        </w:div>
      </w:divsChild>
    </w:div>
    <w:div w:id="1808471283">
      <w:bodyDiv w:val="1"/>
      <w:marLeft w:val="0"/>
      <w:marRight w:val="0"/>
      <w:marTop w:val="0"/>
      <w:marBottom w:val="0"/>
      <w:divBdr>
        <w:top w:val="none" w:sz="0" w:space="0" w:color="auto"/>
        <w:left w:val="none" w:sz="0" w:space="0" w:color="auto"/>
        <w:bottom w:val="none" w:sz="0" w:space="0" w:color="auto"/>
        <w:right w:val="none" w:sz="0" w:space="0" w:color="auto"/>
      </w:divBdr>
      <w:divsChild>
        <w:div w:id="1102996279">
          <w:marLeft w:val="640"/>
          <w:marRight w:val="0"/>
          <w:marTop w:val="0"/>
          <w:marBottom w:val="0"/>
          <w:divBdr>
            <w:top w:val="none" w:sz="0" w:space="0" w:color="auto"/>
            <w:left w:val="none" w:sz="0" w:space="0" w:color="auto"/>
            <w:bottom w:val="none" w:sz="0" w:space="0" w:color="auto"/>
            <w:right w:val="none" w:sz="0" w:space="0" w:color="auto"/>
          </w:divBdr>
        </w:div>
        <w:div w:id="1416592487">
          <w:marLeft w:val="640"/>
          <w:marRight w:val="0"/>
          <w:marTop w:val="0"/>
          <w:marBottom w:val="0"/>
          <w:divBdr>
            <w:top w:val="none" w:sz="0" w:space="0" w:color="auto"/>
            <w:left w:val="none" w:sz="0" w:space="0" w:color="auto"/>
            <w:bottom w:val="none" w:sz="0" w:space="0" w:color="auto"/>
            <w:right w:val="none" w:sz="0" w:space="0" w:color="auto"/>
          </w:divBdr>
        </w:div>
        <w:div w:id="624971946">
          <w:marLeft w:val="640"/>
          <w:marRight w:val="0"/>
          <w:marTop w:val="0"/>
          <w:marBottom w:val="0"/>
          <w:divBdr>
            <w:top w:val="none" w:sz="0" w:space="0" w:color="auto"/>
            <w:left w:val="none" w:sz="0" w:space="0" w:color="auto"/>
            <w:bottom w:val="none" w:sz="0" w:space="0" w:color="auto"/>
            <w:right w:val="none" w:sz="0" w:space="0" w:color="auto"/>
          </w:divBdr>
        </w:div>
        <w:div w:id="476413240">
          <w:marLeft w:val="640"/>
          <w:marRight w:val="0"/>
          <w:marTop w:val="0"/>
          <w:marBottom w:val="0"/>
          <w:divBdr>
            <w:top w:val="none" w:sz="0" w:space="0" w:color="auto"/>
            <w:left w:val="none" w:sz="0" w:space="0" w:color="auto"/>
            <w:bottom w:val="none" w:sz="0" w:space="0" w:color="auto"/>
            <w:right w:val="none" w:sz="0" w:space="0" w:color="auto"/>
          </w:divBdr>
        </w:div>
        <w:div w:id="25764628">
          <w:marLeft w:val="640"/>
          <w:marRight w:val="0"/>
          <w:marTop w:val="0"/>
          <w:marBottom w:val="0"/>
          <w:divBdr>
            <w:top w:val="none" w:sz="0" w:space="0" w:color="auto"/>
            <w:left w:val="none" w:sz="0" w:space="0" w:color="auto"/>
            <w:bottom w:val="none" w:sz="0" w:space="0" w:color="auto"/>
            <w:right w:val="none" w:sz="0" w:space="0" w:color="auto"/>
          </w:divBdr>
        </w:div>
        <w:div w:id="975375180">
          <w:marLeft w:val="640"/>
          <w:marRight w:val="0"/>
          <w:marTop w:val="0"/>
          <w:marBottom w:val="0"/>
          <w:divBdr>
            <w:top w:val="none" w:sz="0" w:space="0" w:color="auto"/>
            <w:left w:val="none" w:sz="0" w:space="0" w:color="auto"/>
            <w:bottom w:val="none" w:sz="0" w:space="0" w:color="auto"/>
            <w:right w:val="none" w:sz="0" w:space="0" w:color="auto"/>
          </w:divBdr>
        </w:div>
        <w:div w:id="2056928655">
          <w:marLeft w:val="640"/>
          <w:marRight w:val="0"/>
          <w:marTop w:val="0"/>
          <w:marBottom w:val="0"/>
          <w:divBdr>
            <w:top w:val="none" w:sz="0" w:space="0" w:color="auto"/>
            <w:left w:val="none" w:sz="0" w:space="0" w:color="auto"/>
            <w:bottom w:val="none" w:sz="0" w:space="0" w:color="auto"/>
            <w:right w:val="none" w:sz="0" w:space="0" w:color="auto"/>
          </w:divBdr>
        </w:div>
        <w:div w:id="978732608">
          <w:marLeft w:val="640"/>
          <w:marRight w:val="0"/>
          <w:marTop w:val="0"/>
          <w:marBottom w:val="0"/>
          <w:divBdr>
            <w:top w:val="none" w:sz="0" w:space="0" w:color="auto"/>
            <w:left w:val="none" w:sz="0" w:space="0" w:color="auto"/>
            <w:bottom w:val="none" w:sz="0" w:space="0" w:color="auto"/>
            <w:right w:val="none" w:sz="0" w:space="0" w:color="auto"/>
          </w:divBdr>
        </w:div>
        <w:div w:id="806552767">
          <w:marLeft w:val="640"/>
          <w:marRight w:val="0"/>
          <w:marTop w:val="0"/>
          <w:marBottom w:val="0"/>
          <w:divBdr>
            <w:top w:val="none" w:sz="0" w:space="0" w:color="auto"/>
            <w:left w:val="none" w:sz="0" w:space="0" w:color="auto"/>
            <w:bottom w:val="none" w:sz="0" w:space="0" w:color="auto"/>
            <w:right w:val="none" w:sz="0" w:space="0" w:color="auto"/>
          </w:divBdr>
        </w:div>
        <w:div w:id="662203063">
          <w:marLeft w:val="640"/>
          <w:marRight w:val="0"/>
          <w:marTop w:val="0"/>
          <w:marBottom w:val="0"/>
          <w:divBdr>
            <w:top w:val="none" w:sz="0" w:space="0" w:color="auto"/>
            <w:left w:val="none" w:sz="0" w:space="0" w:color="auto"/>
            <w:bottom w:val="none" w:sz="0" w:space="0" w:color="auto"/>
            <w:right w:val="none" w:sz="0" w:space="0" w:color="auto"/>
          </w:divBdr>
        </w:div>
        <w:div w:id="121770669">
          <w:marLeft w:val="640"/>
          <w:marRight w:val="0"/>
          <w:marTop w:val="0"/>
          <w:marBottom w:val="0"/>
          <w:divBdr>
            <w:top w:val="none" w:sz="0" w:space="0" w:color="auto"/>
            <w:left w:val="none" w:sz="0" w:space="0" w:color="auto"/>
            <w:bottom w:val="none" w:sz="0" w:space="0" w:color="auto"/>
            <w:right w:val="none" w:sz="0" w:space="0" w:color="auto"/>
          </w:divBdr>
        </w:div>
        <w:div w:id="2127889834">
          <w:marLeft w:val="640"/>
          <w:marRight w:val="0"/>
          <w:marTop w:val="0"/>
          <w:marBottom w:val="0"/>
          <w:divBdr>
            <w:top w:val="none" w:sz="0" w:space="0" w:color="auto"/>
            <w:left w:val="none" w:sz="0" w:space="0" w:color="auto"/>
            <w:bottom w:val="none" w:sz="0" w:space="0" w:color="auto"/>
            <w:right w:val="none" w:sz="0" w:space="0" w:color="auto"/>
          </w:divBdr>
        </w:div>
        <w:div w:id="1142384305">
          <w:marLeft w:val="640"/>
          <w:marRight w:val="0"/>
          <w:marTop w:val="0"/>
          <w:marBottom w:val="0"/>
          <w:divBdr>
            <w:top w:val="none" w:sz="0" w:space="0" w:color="auto"/>
            <w:left w:val="none" w:sz="0" w:space="0" w:color="auto"/>
            <w:bottom w:val="none" w:sz="0" w:space="0" w:color="auto"/>
            <w:right w:val="none" w:sz="0" w:space="0" w:color="auto"/>
          </w:divBdr>
        </w:div>
        <w:div w:id="1262183829">
          <w:marLeft w:val="640"/>
          <w:marRight w:val="0"/>
          <w:marTop w:val="0"/>
          <w:marBottom w:val="0"/>
          <w:divBdr>
            <w:top w:val="none" w:sz="0" w:space="0" w:color="auto"/>
            <w:left w:val="none" w:sz="0" w:space="0" w:color="auto"/>
            <w:bottom w:val="none" w:sz="0" w:space="0" w:color="auto"/>
            <w:right w:val="none" w:sz="0" w:space="0" w:color="auto"/>
          </w:divBdr>
        </w:div>
        <w:div w:id="919758305">
          <w:marLeft w:val="640"/>
          <w:marRight w:val="0"/>
          <w:marTop w:val="0"/>
          <w:marBottom w:val="0"/>
          <w:divBdr>
            <w:top w:val="none" w:sz="0" w:space="0" w:color="auto"/>
            <w:left w:val="none" w:sz="0" w:space="0" w:color="auto"/>
            <w:bottom w:val="none" w:sz="0" w:space="0" w:color="auto"/>
            <w:right w:val="none" w:sz="0" w:space="0" w:color="auto"/>
          </w:divBdr>
        </w:div>
        <w:div w:id="2133936131">
          <w:marLeft w:val="640"/>
          <w:marRight w:val="0"/>
          <w:marTop w:val="0"/>
          <w:marBottom w:val="0"/>
          <w:divBdr>
            <w:top w:val="none" w:sz="0" w:space="0" w:color="auto"/>
            <w:left w:val="none" w:sz="0" w:space="0" w:color="auto"/>
            <w:bottom w:val="none" w:sz="0" w:space="0" w:color="auto"/>
            <w:right w:val="none" w:sz="0" w:space="0" w:color="auto"/>
          </w:divBdr>
        </w:div>
        <w:div w:id="974333141">
          <w:marLeft w:val="640"/>
          <w:marRight w:val="0"/>
          <w:marTop w:val="0"/>
          <w:marBottom w:val="0"/>
          <w:divBdr>
            <w:top w:val="none" w:sz="0" w:space="0" w:color="auto"/>
            <w:left w:val="none" w:sz="0" w:space="0" w:color="auto"/>
            <w:bottom w:val="none" w:sz="0" w:space="0" w:color="auto"/>
            <w:right w:val="none" w:sz="0" w:space="0" w:color="auto"/>
          </w:divBdr>
        </w:div>
        <w:div w:id="537551041">
          <w:marLeft w:val="640"/>
          <w:marRight w:val="0"/>
          <w:marTop w:val="0"/>
          <w:marBottom w:val="0"/>
          <w:divBdr>
            <w:top w:val="none" w:sz="0" w:space="0" w:color="auto"/>
            <w:left w:val="none" w:sz="0" w:space="0" w:color="auto"/>
            <w:bottom w:val="none" w:sz="0" w:space="0" w:color="auto"/>
            <w:right w:val="none" w:sz="0" w:space="0" w:color="auto"/>
          </w:divBdr>
        </w:div>
      </w:divsChild>
    </w:div>
    <w:div w:id="1829857545">
      <w:bodyDiv w:val="1"/>
      <w:marLeft w:val="0"/>
      <w:marRight w:val="0"/>
      <w:marTop w:val="0"/>
      <w:marBottom w:val="0"/>
      <w:divBdr>
        <w:top w:val="none" w:sz="0" w:space="0" w:color="auto"/>
        <w:left w:val="none" w:sz="0" w:space="0" w:color="auto"/>
        <w:bottom w:val="none" w:sz="0" w:space="0" w:color="auto"/>
        <w:right w:val="none" w:sz="0" w:space="0" w:color="auto"/>
      </w:divBdr>
      <w:divsChild>
        <w:div w:id="1728915770">
          <w:marLeft w:val="640"/>
          <w:marRight w:val="0"/>
          <w:marTop w:val="0"/>
          <w:marBottom w:val="0"/>
          <w:divBdr>
            <w:top w:val="none" w:sz="0" w:space="0" w:color="auto"/>
            <w:left w:val="none" w:sz="0" w:space="0" w:color="auto"/>
            <w:bottom w:val="none" w:sz="0" w:space="0" w:color="auto"/>
            <w:right w:val="none" w:sz="0" w:space="0" w:color="auto"/>
          </w:divBdr>
        </w:div>
        <w:div w:id="662785220">
          <w:marLeft w:val="640"/>
          <w:marRight w:val="0"/>
          <w:marTop w:val="0"/>
          <w:marBottom w:val="0"/>
          <w:divBdr>
            <w:top w:val="none" w:sz="0" w:space="0" w:color="auto"/>
            <w:left w:val="none" w:sz="0" w:space="0" w:color="auto"/>
            <w:bottom w:val="none" w:sz="0" w:space="0" w:color="auto"/>
            <w:right w:val="none" w:sz="0" w:space="0" w:color="auto"/>
          </w:divBdr>
        </w:div>
        <w:div w:id="306057666">
          <w:marLeft w:val="640"/>
          <w:marRight w:val="0"/>
          <w:marTop w:val="0"/>
          <w:marBottom w:val="0"/>
          <w:divBdr>
            <w:top w:val="none" w:sz="0" w:space="0" w:color="auto"/>
            <w:left w:val="none" w:sz="0" w:space="0" w:color="auto"/>
            <w:bottom w:val="none" w:sz="0" w:space="0" w:color="auto"/>
            <w:right w:val="none" w:sz="0" w:space="0" w:color="auto"/>
          </w:divBdr>
        </w:div>
        <w:div w:id="1227302558">
          <w:marLeft w:val="640"/>
          <w:marRight w:val="0"/>
          <w:marTop w:val="0"/>
          <w:marBottom w:val="0"/>
          <w:divBdr>
            <w:top w:val="none" w:sz="0" w:space="0" w:color="auto"/>
            <w:left w:val="none" w:sz="0" w:space="0" w:color="auto"/>
            <w:bottom w:val="none" w:sz="0" w:space="0" w:color="auto"/>
            <w:right w:val="none" w:sz="0" w:space="0" w:color="auto"/>
          </w:divBdr>
        </w:div>
        <w:div w:id="2123524847">
          <w:marLeft w:val="640"/>
          <w:marRight w:val="0"/>
          <w:marTop w:val="0"/>
          <w:marBottom w:val="0"/>
          <w:divBdr>
            <w:top w:val="none" w:sz="0" w:space="0" w:color="auto"/>
            <w:left w:val="none" w:sz="0" w:space="0" w:color="auto"/>
            <w:bottom w:val="none" w:sz="0" w:space="0" w:color="auto"/>
            <w:right w:val="none" w:sz="0" w:space="0" w:color="auto"/>
          </w:divBdr>
        </w:div>
        <w:div w:id="1946040462">
          <w:marLeft w:val="640"/>
          <w:marRight w:val="0"/>
          <w:marTop w:val="0"/>
          <w:marBottom w:val="0"/>
          <w:divBdr>
            <w:top w:val="none" w:sz="0" w:space="0" w:color="auto"/>
            <w:left w:val="none" w:sz="0" w:space="0" w:color="auto"/>
            <w:bottom w:val="none" w:sz="0" w:space="0" w:color="auto"/>
            <w:right w:val="none" w:sz="0" w:space="0" w:color="auto"/>
          </w:divBdr>
        </w:div>
        <w:div w:id="690767662">
          <w:marLeft w:val="640"/>
          <w:marRight w:val="0"/>
          <w:marTop w:val="0"/>
          <w:marBottom w:val="0"/>
          <w:divBdr>
            <w:top w:val="none" w:sz="0" w:space="0" w:color="auto"/>
            <w:left w:val="none" w:sz="0" w:space="0" w:color="auto"/>
            <w:bottom w:val="none" w:sz="0" w:space="0" w:color="auto"/>
            <w:right w:val="none" w:sz="0" w:space="0" w:color="auto"/>
          </w:divBdr>
        </w:div>
        <w:div w:id="1522476353">
          <w:marLeft w:val="640"/>
          <w:marRight w:val="0"/>
          <w:marTop w:val="0"/>
          <w:marBottom w:val="0"/>
          <w:divBdr>
            <w:top w:val="none" w:sz="0" w:space="0" w:color="auto"/>
            <w:left w:val="none" w:sz="0" w:space="0" w:color="auto"/>
            <w:bottom w:val="none" w:sz="0" w:space="0" w:color="auto"/>
            <w:right w:val="none" w:sz="0" w:space="0" w:color="auto"/>
          </w:divBdr>
        </w:div>
        <w:div w:id="1257596668">
          <w:marLeft w:val="640"/>
          <w:marRight w:val="0"/>
          <w:marTop w:val="0"/>
          <w:marBottom w:val="0"/>
          <w:divBdr>
            <w:top w:val="none" w:sz="0" w:space="0" w:color="auto"/>
            <w:left w:val="none" w:sz="0" w:space="0" w:color="auto"/>
            <w:bottom w:val="none" w:sz="0" w:space="0" w:color="auto"/>
            <w:right w:val="none" w:sz="0" w:space="0" w:color="auto"/>
          </w:divBdr>
        </w:div>
        <w:div w:id="7217981">
          <w:marLeft w:val="640"/>
          <w:marRight w:val="0"/>
          <w:marTop w:val="0"/>
          <w:marBottom w:val="0"/>
          <w:divBdr>
            <w:top w:val="none" w:sz="0" w:space="0" w:color="auto"/>
            <w:left w:val="none" w:sz="0" w:space="0" w:color="auto"/>
            <w:bottom w:val="none" w:sz="0" w:space="0" w:color="auto"/>
            <w:right w:val="none" w:sz="0" w:space="0" w:color="auto"/>
          </w:divBdr>
        </w:div>
        <w:div w:id="1619334017">
          <w:marLeft w:val="640"/>
          <w:marRight w:val="0"/>
          <w:marTop w:val="0"/>
          <w:marBottom w:val="0"/>
          <w:divBdr>
            <w:top w:val="none" w:sz="0" w:space="0" w:color="auto"/>
            <w:left w:val="none" w:sz="0" w:space="0" w:color="auto"/>
            <w:bottom w:val="none" w:sz="0" w:space="0" w:color="auto"/>
            <w:right w:val="none" w:sz="0" w:space="0" w:color="auto"/>
          </w:divBdr>
        </w:div>
        <w:div w:id="952396053">
          <w:marLeft w:val="640"/>
          <w:marRight w:val="0"/>
          <w:marTop w:val="0"/>
          <w:marBottom w:val="0"/>
          <w:divBdr>
            <w:top w:val="none" w:sz="0" w:space="0" w:color="auto"/>
            <w:left w:val="none" w:sz="0" w:space="0" w:color="auto"/>
            <w:bottom w:val="none" w:sz="0" w:space="0" w:color="auto"/>
            <w:right w:val="none" w:sz="0" w:space="0" w:color="auto"/>
          </w:divBdr>
        </w:div>
      </w:divsChild>
    </w:div>
    <w:div w:id="1832987114">
      <w:bodyDiv w:val="1"/>
      <w:marLeft w:val="0"/>
      <w:marRight w:val="0"/>
      <w:marTop w:val="0"/>
      <w:marBottom w:val="0"/>
      <w:divBdr>
        <w:top w:val="none" w:sz="0" w:space="0" w:color="auto"/>
        <w:left w:val="none" w:sz="0" w:space="0" w:color="auto"/>
        <w:bottom w:val="none" w:sz="0" w:space="0" w:color="auto"/>
        <w:right w:val="none" w:sz="0" w:space="0" w:color="auto"/>
      </w:divBdr>
      <w:divsChild>
        <w:div w:id="2072339372">
          <w:marLeft w:val="640"/>
          <w:marRight w:val="0"/>
          <w:marTop w:val="0"/>
          <w:marBottom w:val="0"/>
          <w:divBdr>
            <w:top w:val="none" w:sz="0" w:space="0" w:color="auto"/>
            <w:left w:val="none" w:sz="0" w:space="0" w:color="auto"/>
            <w:bottom w:val="none" w:sz="0" w:space="0" w:color="auto"/>
            <w:right w:val="none" w:sz="0" w:space="0" w:color="auto"/>
          </w:divBdr>
        </w:div>
        <w:div w:id="1503206944">
          <w:marLeft w:val="640"/>
          <w:marRight w:val="0"/>
          <w:marTop w:val="0"/>
          <w:marBottom w:val="0"/>
          <w:divBdr>
            <w:top w:val="none" w:sz="0" w:space="0" w:color="auto"/>
            <w:left w:val="none" w:sz="0" w:space="0" w:color="auto"/>
            <w:bottom w:val="none" w:sz="0" w:space="0" w:color="auto"/>
            <w:right w:val="none" w:sz="0" w:space="0" w:color="auto"/>
          </w:divBdr>
        </w:div>
        <w:div w:id="797652721">
          <w:marLeft w:val="640"/>
          <w:marRight w:val="0"/>
          <w:marTop w:val="0"/>
          <w:marBottom w:val="0"/>
          <w:divBdr>
            <w:top w:val="none" w:sz="0" w:space="0" w:color="auto"/>
            <w:left w:val="none" w:sz="0" w:space="0" w:color="auto"/>
            <w:bottom w:val="none" w:sz="0" w:space="0" w:color="auto"/>
            <w:right w:val="none" w:sz="0" w:space="0" w:color="auto"/>
          </w:divBdr>
        </w:div>
        <w:div w:id="1117410219">
          <w:marLeft w:val="640"/>
          <w:marRight w:val="0"/>
          <w:marTop w:val="0"/>
          <w:marBottom w:val="0"/>
          <w:divBdr>
            <w:top w:val="none" w:sz="0" w:space="0" w:color="auto"/>
            <w:left w:val="none" w:sz="0" w:space="0" w:color="auto"/>
            <w:bottom w:val="none" w:sz="0" w:space="0" w:color="auto"/>
            <w:right w:val="none" w:sz="0" w:space="0" w:color="auto"/>
          </w:divBdr>
        </w:div>
      </w:divsChild>
    </w:div>
    <w:div w:id="1870146582">
      <w:bodyDiv w:val="1"/>
      <w:marLeft w:val="0"/>
      <w:marRight w:val="0"/>
      <w:marTop w:val="0"/>
      <w:marBottom w:val="0"/>
      <w:divBdr>
        <w:top w:val="none" w:sz="0" w:space="0" w:color="auto"/>
        <w:left w:val="none" w:sz="0" w:space="0" w:color="auto"/>
        <w:bottom w:val="none" w:sz="0" w:space="0" w:color="auto"/>
        <w:right w:val="none" w:sz="0" w:space="0" w:color="auto"/>
      </w:divBdr>
      <w:divsChild>
        <w:div w:id="497812116">
          <w:marLeft w:val="640"/>
          <w:marRight w:val="0"/>
          <w:marTop w:val="0"/>
          <w:marBottom w:val="0"/>
          <w:divBdr>
            <w:top w:val="none" w:sz="0" w:space="0" w:color="auto"/>
            <w:left w:val="none" w:sz="0" w:space="0" w:color="auto"/>
            <w:bottom w:val="none" w:sz="0" w:space="0" w:color="auto"/>
            <w:right w:val="none" w:sz="0" w:space="0" w:color="auto"/>
          </w:divBdr>
        </w:div>
      </w:divsChild>
    </w:div>
    <w:div w:id="1922323879">
      <w:bodyDiv w:val="1"/>
      <w:marLeft w:val="0"/>
      <w:marRight w:val="0"/>
      <w:marTop w:val="0"/>
      <w:marBottom w:val="0"/>
      <w:divBdr>
        <w:top w:val="none" w:sz="0" w:space="0" w:color="auto"/>
        <w:left w:val="none" w:sz="0" w:space="0" w:color="auto"/>
        <w:bottom w:val="none" w:sz="0" w:space="0" w:color="auto"/>
        <w:right w:val="none" w:sz="0" w:space="0" w:color="auto"/>
      </w:divBdr>
      <w:divsChild>
        <w:div w:id="143738009">
          <w:marLeft w:val="640"/>
          <w:marRight w:val="0"/>
          <w:marTop w:val="0"/>
          <w:marBottom w:val="0"/>
          <w:divBdr>
            <w:top w:val="none" w:sz="0" w:space="0" w:color="auto"/>
            <w:left w:val="none" w:sz="0" w:space="0" w:color="auto"/>
            <w:bottom w:val="none" w:sz="0" w:space="0" w:color="auto"/>
            <w:right w:val="none" w:sz="0" w:space="0" w:color="auto"/>
          </w:divBdr>
        </w:div>
        <w:div w:id="1100377002">
          <w:marLeft w:val="640"/>
          <w:marRight w:val="0"/>
          <w:marTop w:val="0"/>
          <w:marBottom w:val="0"/>
          <w:divBdr>
            <w:top w:val="none" w:sz="0" w:space="0" w:color="auto"/>
            <w:left w:val="none" w:sz="0" w:space="0" w:color="auto"/>
            <w:bottom w:val="none" w:sz="0" w:space="0" w:color="auto"/>
            <w:right w:val="none" w:sz="0" w:space="0" w:color="auto"/>
          </w:divBdr>
        </w:div>
        <w:div w:id="265776232">
          <w:marLeft w:val="640"/>
          <w:marRight w:val="0"/>
          <w:marTop w:val="0"/>
          <w:marBottom w:val="0"/>
          <w:divBdr>
            <w:top w:val="none" w:sz="0" w:space="0" w:color="auto"/>
            <w:left w:val="none" w:sz="0" w:space="0" w:color="auto"/>
            <w:bottom w:val="none" w:sz="0" w:space="0" w:color="auto"/>
            <w:right w:val="none" w:sz="0" w:space="0" w:color="auto"/>
          </w:divBdr>
        </w:div>
      </w:divsChild>
    </w:div>
    <w:div w:id="1981181375">
      <w:bodyDiv w:val="1"/>
      <w:marLeft w:val="0"/>
      <w:marRight w:val="0"/>
      <w:marTop w:val="0"/>
      <w:marBottom w:val="0"/>
      <w:divBdr>
        <w:top w:val="none" w:sz="0" w:space="0" w:color="auto"/>
        <w:left w:val="none" w:sz="0" w:space="0" w:color="auto"/>
        <w:bottom w:val="none" w:sz="0" w:space="0" w:color="auto"/>
        <w:right w:val="none" w:sz="0" w:space="0" w:color="auto"/>
      </w:divBdr>
      <w:divsChild>
        <w:div w:id="1634798024">
          <w:marLeft w:val="640"/>
          <w:marRight w:val="0"/>
          <w:marTop w:val="0"/>
          <w:marBottom w:val="0"/>
          <w:divBdr>
            <w:top w:val="none" w:sz="0" w:space="0" w:color="auto"/>
            <w:left w:val="none" w:sz="0" w:space="0" w:color="auto"/>
            <w:bottom w:val="none" w:sz="0" w:space="0" w:color="auto"/>
            <w:right w:val="none" w:sz="0" w:space="0" w:color="auto"/>
          </w:divBdr>
        </w:div>
        <w:div w:id="1095173170">
          <w:marLeft w:val="640"/>
          <w:marRight w:val="0"/>
          <w:marTop w:val="0"/>
          <w:marBottom w:val="0"/>
          <w:divBdr>
            <w:top w:val="none" w:sz="0" w:space="0" w:color="auto"/>
            <w:left w:val="none" w:sz="0" w:space="0" w:color="auto"/>
            <w:bottom w:val="none" w:sz="0" w:space="0" w:color="auto"/>
            <w:right w:val="none" w:sz="0" w:space="0" w:color="auto"/>
          </w:divBdr>
        </w:div>
        <w:div w:id="2090692458">
          <w:marLeft w:val="640"/>
          <w:marRight w:val="0"/>
          <w:marTop w:val="0"/>
          <w:marBottom w:val="0"/>
          <w:divBdr>
            <w:top w:val="none" w:sz="0" w:space="0" w:color="auto"/>
            <w:left w:val="none" w:sz="0" w:space="0" w:color="auto"/>
            <w:bottom w:val="none" w:sz="0" w:space="0" w:color="auto"/>
            <w:right w:val="none" w:sz="0" w:space="0" w:color="auto"/>
          </w:divBdr>
        </w:div>
        <w:div w:id="1450471923">
          <w:marLeft w:val="640"/>
          <w:marRight w:val="0"/>
          <w:marTop w:val="0"/>
          <w:marBottom w:val="0"/>
          <w:divBdr>
            <w:top w:val="none" w:sz="0" w:space="0" w:color="auto"/>
            <w:left w:val="none" w:sz="0" w:space="0" w:color="auto"/>
            <w:bottom w:val="none" w:sz="0" w:space="0" w:color="auto"/>
            <w:right w:val="none" w:sz="0" w:space="0" w:color="auto"/>
          </w:divBdr>
        </w:div>
        <w:div w:id="386414659">
          <w:marLeft w:val="640"/>
          <w:marRight w:val="0"/>
          <w:marTop w:val="0"/>
          <w:marBottom w:val="0"/>
          <w:divBdr>
            <w:top w:val="none" w:sz="0" w:space="0" w:color="auto"/>
            <w:left w:val="none" w:sz="0" w:space="0" w:color="auto"/>
            <w:bottom w:val="none" w:sz="0" w:space="0" w:color="auto"/>
            <w:right w:val="none" w:sz="0" w:space="0" w:color="auto"/>
          </w:divBdr>
        </w:div>
        <w:div w:id="1750693666">
          <w:marLeft w:val="640"/>
          <w:marRight w:val="0"/>
          <w:marTop w:val="0"/>
          <w:marBottom w:val="0"/>
          <w:divBdr>
            <w:top w:val="none" w:sz="0" w:space="0" w:color="auto"/>
            <w:left w:val="none" w:sz="0" w:space="0" w:color="auto"/>
            <w:bottom w:val="none" w:sz="0" w:space="0" w:color="auto"/>
            <w:right w:val="none" w:sz="0" w:space="0" w:color="auto"/>
          </w:divBdr>
        </w:div>
        <w:div w:id="281618449">
          <w:marLeft w:val="640"/>
          <w:marRight w:val="0"/>
          <w:marTop w:val="0"/>
          <w:marBottom w:val="0"/>
          <w:divBdr>
            <w:top w:val="none" w:sz="0" w:space="0" w:color="auto"/>
            <w:left w:val="none" w:sz="0" w:space="0" w:color="auto"/>
            <w:bottom w:val="none" w:sz="0" w:space="0" w:color="auto"/>
            <w:right w:val="none" w:sz="0" w:space="0" w:color="auto"/>
          </w:divBdr>
        </w:div>
        <w:div w:id="745688043">
          <w:marLeft w:val="640"/>
          <w:marRight w:val="0"/>
          <w:marTop w:val="0"/>
          <w:marBottom w:val="0"/>
          <w:divBdr>
            <w:top w:val="none" w:sz="0" w:space="0" w:color="auto"/>
            <w:left w:val="none" w:sz="0" w:space="0" w:color="auto"/>
            <w:bottom w:val="none" w:sz="0" w:space="0" w:color="auto"/>
            <w:right w:val="none" w:sz="0" w:space="0" w:color="auto"/>
          </w:divBdr>
        </w:div>
        <w:div w:id="119492508">
          <w:marLeft w:val="640"/>
          <w:marRight w:val="0"/>
          <w:marTop w:val="0"/>
          <w:marBottom w:val="0"/>
          <w:divBdr>
            <w:top w:val="none" w:sz="0" w:space="0" w:color="auto"/>
            <w:left w:val="none" w:sz="0" w:space="0" w:color="auto"/>
            <w:bottom w:val="none" w:sz="0" w:space="0" w:color="auto"/>
            <w:right w:val="none" w:sz="0" w:space="0" w:color="auto"/>
          </w:divBdr>
        </w:div>
        <w:div w:id="940992796">
          <w:marLeft w:val="640"/>
          <w:marRight w:val="0"/>
          <w:marTop w:val="0"/>
          <w:marBottom w:val="0"/>
          <w:divBdr>
            <w:top w:val="none" w:sz="0" w:space="0" w:color="auto"/>
            <w:left w:val="none" w:sz="0" w:space="0" w:color="auto"/>
            <w:bottom w:val="none" w:sz="0" w:space="0" w:color="auto"/>
            <w:right w:val="none" w:sz="0" w:space="0" w:color="auto"/>
          </w:divBdr>
        </w:div>
        <w:div w:id="177159966">
          <w:marLeft w:val="640"/>
          <w:marRight w:val="0"/>
          <w:marTop w:val="0"/>
          <w:marBottom w:val="0"/>
          <w:divBdr>
            <w:top w:val="none" w:sz="0" w:space="0" w:color="auto"/>
            <w:left w:val="none" w:sz="0" w:space="0" w:color="auto"/>
            <w:bottom w:val="none" w:sz="0" w:space="0" w:color="auto"/>
            <w:right w:val="none" w:sz="0" w:space="0" w:color="auto"/>
          </w:divBdr>
        </w:div>
        <w:div w:id="1859390133">
          <w:marLeft w:val="640"/>
          <w:marRight w:val="0"/>
          <w:marTop w:val="0"/>
          <w:marBottom w:val="0"/>
          <w:divBdr>
            <w:top w:val="none" w:sz="0" w:space="0" w:color="auto"/>
            <w:left w:val="none" w:sz="0" w:space="0" w:color="auto"/>
            <w:bottom w:val="none" w:sz="0" w:space="0" w:color="auto"/>
            <w:right w:val="none" w:sz="0" w:space="0" w:color="auto"/>
          </w:divBdr>
        </w:div>
        <w:div w:id="1133908563">
          <w:marLeft w:val="640"/>
          <w:marRight w:val="0"/>
          <w:marTop w:val="0"/>
          <w:marBottom w:val="0"/>
          <w:divBdr>
            <w:top w:val="none" w:sz="0" w:space="0" w:color="auto"/>
            <w:left w:val="none" w:sz="0" w:space="0" w:color="auto"/>
            <w:bottom w:val="none" w:sz="0" w:space="0" w:color="auto"/>
            <w:right w:val="none" w:sz="0" w:space="0" w:color="auto"/>
          </w:divBdr>
        </w:div>
      </w:divsChild>
    </w:div>
    <w:div w:id="2081319023">
      <w:bodyDiv w:val="1"/>
      <w:marLeft w:val="0"/>
      <w:marRight w:val="0"/>
      <w:marTop w:val="0"/>
      <w:marBottom w:val="0"/>
      <w:divBdr>
        <w:top w:val="none" w:sz="0" w:space="0" w:color="auto"/>
        <w:left w:val="none" w:sz="0" w:space="0" w:color="auto"/>
        <w:bottom w:val="none" w:sz="0" w:space="0" w:color="auto"/>
        <w:right w:val="none" w:sz="0" w:space="0" w:color="auto"/>
      </w:divBdr>
      <w:divsChild>
        <w:div w:id="145517885">
          <w:marLeft w:val="640"/>
          <w:marRight w:val="0"/>
          <w:marTop w:val="0"/>
          <w:marBottom w:val="0"/>
          <w:divBdr>
            <w:top w:val="none" w:sz="0" w:space="0" w:color="auto"/>
            <w:left w:val="none" w:sz="0" w:space="0" w:color="auto"/>
            <w:bottom w:val="none" w:sz="0" w:space="0" w:color="auto"/>
            <w:right w:val="none" w:sz="0" w:space="0" w:color="auto"/>
          </w:divBdr>
        </w:div>
        <w:div w:id="1736512162">
          <w:marLeft w:val="640"/>
          <w:marRight w:val="0"/>
          <w:marTop w:val="0"/>
          <w:marBottom w:val="0"/>
          <w:divBdr>
            <w:top w:val="none" w:sz="0" w:space="0" w:color="auto"/>
            <w:left w:val="none" w:sz="0" w:space="0" w:color="auto"/>
            <w:bottom w:val="none" w:sz="0" w:space="0" w:color="auto"/>
            <w:right w:val="none" w:sz="0" w:space="0" w:color="auto"/>
          </w:divBdr>
        </w:div>
        <w:div w:id="1864710048">
          <w:marLeft w:val="640"/>
          <w:marRight w:val="0"/>
          <w:marTop w:val="0"/>
          <w:marBottom w:val="0"/>
          <w:divBdr>
            <w:top w:val="none" w:sz="0" w:space="0" w:color="auto"/>
            <w:left w:val="none" w:sz="0" w:space="0" w:color="auto"/>
            <w:bottom w:val="none" w:sz="0" w:space="0" w:color="auto"/>
            <w:right w:val="none" w:sz="0" w:space="0" w:color="auto"/>
          </w:divBdr>
        </w:div>
        <w:div w:id="24521347">
          <w:marLeft w:val="640"/>
          <w:marRight w:val="0"/>
          <w:marTop w:val="0"/>
          <w:marBottom w:val="0"/>
          <w:divBdr>
            <w:top w:val="none" w:sz="0" w:space="0" w:color="auto"/>
            <w:left w:val="none" w:sz="0" w:space="0" w:color="auto"/>
            <w:bottom w:val="none" w:sz="0" w:space="0" w:color="auto"/>
            <w:right w:val="none" w:sz="0" w:space="0" w:color="auto"/>
          </w:divBdr>
        </w:div>
        <w:div w:id="154497481">
          <w:marLeft w:val="640"/>
          <w:marRight w:val="0"/>
          <w:marTop w:val="0"/>
          <w:marBottom w:val="0"/>
          <w:divBdr>
            <w:top w:val="none" w:sz="0" w:space="0" w:color="auto"/>
            <w:left w:val="none" w:sz="0" w:space="0" w:color="auto"/>
            <w:bottom w:val="none" w:sz="0" w:space="0" w:color="auto"/>
            <w:right w:val="none" w:sz="0" w:space="0" w:color="auto"/>
          </w:divBdr>
        </w:div>
        <w:div w:id="1275407767">
          <w:marLeft w:val="640"/>
          <w:marRight w:val="0"/>
          <w:marTop w:val="0"/>
          <w:marBottom w:val="0"/>
          <w:divBdr>
            <w:top w:val="none" w:sz="0" w:space="0" w:color="auto"/>
            <w:left w:val="none" w:sz="0" w:space="0" w:color="auto"/>
            <w:bottom w:val="none" w:sz="0" w:space="0" w:color="auto"/>
            <w:right w:val="none" w:sz="0" w:space="0" w:color="auto"/>
          </w:divBdr>
        </w:div>
        <w:div w:id="272056386">
          <w:marLeft w:val="640"/>
          <w:marRight w:val="0"/>
          <w:marTop w:val="0"/>
          <w:marBottom w:val="0"/>
          <w:divBdr>
            <w:top w:val="none" w:sz="0" w:space="0" w:color="auto"/>
            <w:left w:val="none" w:sz="0" w:space="0" w:color="auto"/>
            <w:bottom w:val="none" w:sz="0" w:space="0" w:color="auto"/>
            <w:right w:val="none" w:sz="0" w:space="0" w:color="auto"/>
          </w:divBdr>
        </w:div>
        <w:div w:id="1291132103">
          <w:marLeft w:val="640"/>
          <w:marRight w:val="0"/>
          <w:marTop w:val="0"/>
          <w:marBottom w:val="0"/>
          <w:divBdr>
            <w:top w:val="none" w:sz="0" w:space="0" w:color="auto"/>
            <w:left w:val="none" w:sz="0" w:space="0" w:color="auto"/>
            <w:bottom w:val="none" w:sz="0" w:space="0" w:color="auto"/>
            <w:right w:val="none" w:sz="0" w:space="0" w:color="auto"/>
          </w:divBdr>
        </w:div>
      </w:divsChild>
    </w:div>
    <w:div w:id="209335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6CD46F-9C8A-2F45-B532-9F5E96676D5A}"/>
      </w:docPartPr>
      <w:docPartBody>
        <w:p w:rsidR="006E237F" w:rsidRDefault="00CB6871">
          <w:r w:rsidRPr="001B28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71"/>
    <w:rsid w:val="004545E2"/>
    <w:rsid w:val="00652CC3"/>
    <w:rsid w:val="006E237F"/>
    <w:rsid w:val="007C40A6"/>
    <w:rsid w:val="00821FA1"/>
    <w:rsid w:val="00CB6871"/>
    <w:rsid w:val="00FA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68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B86C2F-2084-5B41-A87B-84DA45B7F18C}">
  <we:reference id="wa104382081" version="1.46.0.0" store="en-US" storeType="OMEX"/>
  <we:alternateReferences>
    <we:reference id="wa104382081" version="1.46.0.0" store="en-US" storeType="OMEX"/>
  </we:alternateReferences>
  <we:properties>
    <we:property name="MENDELEY_CITATIONS" value="[{&quot;citationID&quot;:&quot;MENDELEY_CITATION_c9b75d7b-4b39-42aa-8a1c-f3e90450dc20&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&quot;,&quot;citationItems&quot;:[{&quot;id&quot;:&quot;485fbe44-487e-3524-be5b-f1a77a165f38&quot;,&quot;itemData&quot;:{&quot;type&quot;:&quot;article-journal&quot;,&quot;id&quot;:&quot;485fbe44-487e-3524-be5b-f1a77a165f38&quot;,&quot;title&quot;:&quot;The Human Cell Atlas.&quot;,&quot;author&quot;:[{&quot;family&quot;:&quot;Regev&quot;,&quot;given&quot;:&quot;Aviv&quot;,&quot;parse-names&quot;:false,&quot;dropping-particle&quot;:&quot;&quot;,&quot;non-dropping-particle&quot;:&quot;&quot;},{&quot;family&quot;:&quot;Teichmann&quot;,&quot;given&quot;:&quot;Sarah A&quot;,&quot;parse-names&quot;:false,&quot;dropping-particle&quot;:&quot;&quot;,&quot;non-dropping-particle&quot;:&quot;&quot;},{&quot;family&quot;:&quot;Lander&quot;,&quot;given&quot;:&quot;Eric S&quot;,&quot;parse-names&quot;:false,&quot;dropping-particle&quot;:&quot;&quot;,&quot;non-dropping-particle&quot;:&quot;&quot;},{&quot;family&quot;:&quot;Amit&quot;,&quot;given&quot;:&quot;Ido&quot;,&quot;parse-names&quot;:false,&quot;dropping-particle&quot;:&quot;&quot;,&quot;non-dropping-particle&quot;:&quot;&quot;},{&quot;family&quot;:&quot;Benoist&quot;,&quot;given&quot;:&quot;Christophe&quot;,&quot;parse-names&quot;:false,&quot;dropping-particle&quot;:&quot;&quot;,&quot;non-dropping-particle&quot;:&quot;&quot;},{&quot;family&quot;:&quot;Birney&quot;,&quot;given&quot;:&quot;Ewan&quot;,&quot;parse-names&quot;:false,&quot;dropping-particle&quot;:&quot;&quot;,&quot;non-dropping-particle&quot;:&quot;&quot;},{&quot;family&quot;:&quot;Bodenmiller&quot;,&quot;given&quot;:&quot;Bernd&quot;,&quot;parse-names&quot;:false,&quot;dropping-particle&quot;:&quot;&quot;,&quot;non-dropping-particle&quot;:&quot;&quot;},{&quot;family&quot;:&quot;Campbell&quot;,&quot;given&quot;:&quot;Peter&quot;,&quot;parse-names&quot;:false,&quot;dropping-particle&quot;:&quot;&quot;,&quot;non-dropping-particle&quot;:&quot;&quot;},{&quot;family&quot;:&quot;Carninci&quot;,&quot;given&quot;:&quot;Piero&quot;,&quot;parse-names&quot;:false,&quot;dropping-particle&quot;:&quot;&quot;,&quot;non-dropping-particle&quot;:&quot;&quot;},{&quot;family&quot;:&quot;Clatworthy&quot;,&quot;given&quot;:&quot;Menna&quot;,&quot;parse-names&quot;:false,&quot;dropping-particle&quot;:&quot;&quot;,&quot;non-dropping-particle&quot;:&quot;&quot;},{&quot;family&quot;:&quot;Clevers&quot;,&quot;given&quot;:&quot;Hans&quot;,&quot;parse-names&quot;:false,&quot;dropping-particle&quot;:&quot;&quot;,&quot;non-dropping-particle&quot;:&quot;&quot;},{&quot;family&quot;:&quot;Deplancke&quot;,&quot;given&quot;:&quot;Bart&quot;,&quot;parse-names&quot;:false,&quot;dropping-particle&quot;:&quot;&quot;,&quot;non-dropping-particle&quot;:&quot;&quot;},{&quot;family&quot;:&quot;Dunham&quot;,&quot;given&quot;:&quot;Ian&quot;,&quot;parse-names&quot;:false,&quot;dropping-particle&quot;:&quot;&quot;,&quot;non-dropping-particle&quot;:&quot;&quot;},{&quot;family&quot;:&quot;Eberwine&quot;,&quot;given&quot;:&quot;James&quot;,&quot;parse-names&quot;:false,&quot;dropping-particle&quot;:&quot;&quot;,&quot;non-dropping-particle&quot;:&quot;&quot;},{&quot;family&quot;:&quot;Eils&quot;,&quot;given&quot;:&quot;Roland&quot;,&quot;parse-names&quot;:false,&quot;dropping-particle&quot;:&quot;&quot;,&quot;non-dropping-particle&quot;:&quot;&quot;},{&quot;family&quot;:&quot;Enard&quot;,&quot;given&quot;:&quot;Wolfgang&quot;,&quot;parse-names&quot;:false,&quot;dropping-particle&quot;:&quot;&quot;,&quot;non-dropping-particle&quot;:&quot;&quot;},{&quot;family&quot;:&quot;Farmer&quot;,&quot;given&quot;:&quot;Andrew&quot;,&quot;parse-names&quot;:false,&quot;dropping-particle&quot;:&quot;&quot;,&quot;non-dropping-particle&quot;:&quot;&quot;},{&quot;family&quot;:&quot;Fugger&quot;,&quot;given&quot;:&quot;Lars&quot;,&quot;parse-names&quot;:false,&quot;dropping-particle&quot;:&quot;&quot;,&quot;non-dropping-particle&quot;:&quot;&quot;},{&quot;family&quot;:&quot;Göttgens&quot;,&quot;given&quot;:&quot;Berthold&quot;,&quot;parse-names&quot;:false,&quot;dropping-particle&quot;:&quot;&quot;,&quot;non-dropping-particle&quot;:&quot;&quot;},{&quot;family&quot;:&quot;Hacohen&quot;,&quot;given&quot;:&quot;Nir&quot;,&quot;parse-names&quot;:false,&quot;dropping-particle&quot;:&quot;&quot;,&quot;non-dropping-particle&quot;:&quot;&quot;},{&quot;family&quot;:&quot;Haniffa&quot;,&quot;given&quot;:&quot;Muzlifah&quot;,&quot;parse-names&quot;:false,&quot;dropping-particle&quot;:&quot;&quot;,&quot;non-dropping-particle&quot;:&quot;&quot;},{&quot;family&quot;:&quot;Hemberg&quot;,&quot;given&quot;:&quot;Martin&quot;,&quot;parse-names&quot;:false,&quot;dropping-particle&quot;:&quot;&quot;,&quot;non-dropping-particle&quot;:&quot;&quot;},{&quot;family&quot;:&quot;Kim&quot;,&quot;given&quot;:&quot;Seung&quot;,&quot;parse-names&quot;:false,&quot;dropping-particle&quot;:&quot;&quot;,&quot;non-dropping-particle&quot;:&quot;&quot;},{&quot;family&quot;:&quot;Klenerman&quot;,&quot;given&quot;:&quot;Paul&quot;,&quot;parse-names&quot;:false,&quot;dropping-particle&quot;:&quot;&quot;,&quot;non-dropping-particle&quot;:&quot;&quot;},{&quot;family&quot;:&quot;Kriegstein&quot;,&quot;given&quot;:&quot;Arnold&quot;,&quot;parse-names&quot;:false,&quot;dropping-particle&quot;:&quot;&quot;,&quot;non-dropping-particle&quot;:&quot;&quot;},{&quot;family&quot;:&quot;Lein&quot;,&quot;given&quot;:&quot;Ed&quot;,&quot;parse-names&quot;:false,&quot;dropping-particle&quot;:&quot;&quot;,&quot;non-dropping-particle&quot;:&quot;&quot;},{&quot;family&quot;:&quot;Linnarsson&quot;,&quot;given&quot;:&quot;Sten&quot;,&quot;parse-names&quot;:false,&quot;dropping-particle&quot;:&quot;&quot;,&quot;non-dropping-particle&quot;:&quot;&quot;},{&quot;family&quot;:&quot;Lundberg&quot;,&quot;given&quot;:&quot;Emma&quot;,&quot;parse-names&quot;:false,&quot;dropping-particle&quot;:&quot;&quot;,&quot;non-dropping-particle&quot;:&quot;&quot;},{&quot;family&quot;:&quot;Lundeberg&quot;,&quot;given&quot;:&quot;Joakim&quot;,&quot;parse-names&quot;:false,&quot;dropping-particle&quot;:&quot;&quot;,&quot;non-dropping-particle&quot;:&quot;&quot;},{&quot;family&quot;:&quot;Majumder&quot;,&quot;given&quot;:&quot;Partha&quot;,&quot;parse-names&quot;:false,&quot;dropping-particle&quot;:&quot;&quot;,&quot;non-dropping-particle&quot;:&quot;&quot;},{&quot;family&quot;:&quot;Marioni&quot;,&quot;given&quot;:&quot;John C&quot;,&quot;parse-names&quot;:false,&quot;dropping-particle&quot;:&quot;&quot;,&quot;non-dropping-particle&quot;:&quot;&quot;},{&quot;family&quot;:&quot;Merad&quot;,&quot;given&quot;:&quot;Miriam&quot;,&quot;parse-names&quot;:false,&quot;dropping-particle&quot;:&quot;&quot;,&quot;non-dropping-particle&quot;:&quot;&quot;},{&quot;family&quot;:&quot;Mhlanga&quot;,&quot;given&quot;:&quot;Musa&quot;,&quot;parse-names&quot;:false,&quot;dropping-particle&quot;:&quot;&quot;,&quot;non-dropping-particle&quot;:&quot;&quot;},{&quot;family&quot;:&quot;Nawijn&quot;,&quot;given&quot;:&quot;Martijn&quot;,&quot;parse-names&quot;:false,&quot;dropping-particle&quot;:&quot;&quot;,&quot;non-dropping-particle&quot;:&quot;&quot;},{&quot;family&quot;:&quot;Netea&quot;,&quot;given&quot;:&quot;Mihai&quot;,&quot;parse-names&quot;:false,&quot;dropping-particle&quot;:&quot;&quot;,&quot;non-dropping-particle&quot;:&quot;&quot;},{&quot;family&quot;:&quot;Nolan&quot;,&quot;given&quot;:&quot;Garry&quot;,&quot;parse-names&quot;:false,&quot;dropping-particle&quot;:&quot;&quot;,&quot;non-dropping-particle&quot;:&quot;&quot;},{&quot;family&quot;:&quot;Pe'er&quot;,&quot;given&quot;:&quot;Dana&quot;,&quot;parse-names&quot;:false,&quot;dropping-particle&quot;:&quot;&quot;,&quot;non-dropping-particle&quot;:&quot;&quot;},{&quot;family&quot;:&quot;Phillipakis&quot;,&quot;given&quot;:&quot;Anthony&quot;,&quot;parse-names&quot;:false,&quot;dropping-particle&quot;:&quot;&quot;,&quot;non-dropping-particle&quot;:&quot;&quot;},{&quot;family&quot;:&quot;Ponting&quot;,&quot;given&quot;:&quot;Chris P&quot;,&quot;parse-names&quot;:false,&quot;dropping-particle&quot;:&quot;&quot;,&quot;non-dropping-particle&quot;:&quot;&quot;},{&quot;family&quot;:&quot;Quake&quot;,&quot;given&quot;:&quot;Stephen&quot;,&quot;parse-names&quot;:false,&quot;dropping-particle&quot;:&quot;&quot;,&quot;non-dropping-particle&quot;:&quot;&quot;},{&quot;family&quot;:&quot;Reik&quot;,&quot;given&quot;:&quot;Wolf&quot;,&quot;parse-names&quot;:false,&quot;dropping-particle&quot;:&quot;&quot;,&quot;non-dropping-particle&quot;:&quot;&quot;},{&quot;family&quot;:&quot;Rozenblatt-Rosen&quot;,&quot;given&quot;:&quot;Orit&quot;,&quot;parse-names&quot;:false,&quot;dropping-particle&quot;:&quot;&quot;,&quot;non-dropping-particle&quot;:&quot;&quot;},{&quot;family&quot;:&quot;Sanes&quot;,&quot;given&quot;:&quot;Joshua&quot;,&quot;parse-names&quot;:false,&quot;dropping-particle&quot;:&quot;&quot;,&quot;non-dropping-particle&quot;:&quot;&quot;},{&quot;family&quot;:&quot;Satija&quot;,&quot;given&quot;:&quot;Rahul&quot;,&quot;parse-names&quot;:false,&quot;dropping-particle&quot;:&quot;&quot;,&quot;non-dropping-particle&quot;:&quot;&quot;},{&quot;family&quot;:&quot;Schumacher&quot;,&quot;given&quot;:&quot;Ton N&quot;,&quot;parse-names&quot;:false,&quot;dropping-particle&quot;:&quot;&quot;,&quot;non-dropping-particle&quot;:&quot;&quot;},{&quot;family&quot;:&quot;Shalek&quot;,&quot;given&quot;:&quot;Alex&quot;,&quot;parse-names&quot;:false,&quot;dropping-particle&quot;:&quot;&quot;,&quot;non-dropping-particle&quot;:&quot;&quot;},{&quot;family&quot;:&quot;Shapiro&quot;,&quot;given&quot;:&quot;Ehud&quot;,&quot;parse-names&quot;:false,&quot;dropping-particle&quot;:&quot;&quot;,&quot;non-dropping-particle&quot;:&quot;&quot;},{&quot;family&quot;:&quot;Sharma&quot;,&quot;given&quot;:&quot;Padmanee&quot;,&quot;parse-names&quot;:false,&quot;dropping-particle&quot;:&quot;&quot;,&quot;non-dropping-particle&quot;:&quot;&quot;},{&quot;family&quot;:&quot;Shin&quot;,&quot;given&quot;:&quot;Jay W&quot;,&quot;parse-names&quot;:false,&quot;dropping-particle&quot;:&quot;&quot;,&quot;non-dropping-particle&quot;:&quot;&quot;},{&quot;family&quot;:&quot;Stegle&quot;,&quot;given&quot;:&quot;Oliver&quot;,&quot;parse-names&quot;:false,&quot;dropping-particle&quot;:&quot;&quot;,&quot;non-dropping-particle&quot;:&quot;&quot;},{&quot;family&quot;:&quot;Stratton&quot;,&quot;given&quot;:&quot;Michael&quot;,&quot;parse-names&quot;:false,&quot;dropping-particle&quot;:&quot;&quot;,&quot;non-dropping-particle&quot;:&quot;&quot;},{&quot;family&quot;:&quot;Stubbington&quot;,&quot;given&quot;:&quot;Michael J T&quot;,&quot;parse-names&quot;:false,&quot;dropping-particle&quot;:&quot;&quot;,&quot;non-dropping-particle&quot;:&quot;&quot;},{&quot;family&quot;:&quot;Theis&quot;,&quot;given&quot;:&quot;Fabian J&quot;,&quot;parse-names&quot;:false,&quot;dropping-particle&quot;:&quot;&quot;,&quot;non-dropping-particle&quot;:&quot;&quot;},{&quot;family&quot;:&quot;Uhlen&quot;,&quot;given&quot;:&quot;Matthias&quot;,&quot;parse-names&quot;:false,&quot;dropping-particle&quot;:&quot;&quot;,&quot;non-dropping-particle&quot;:&quot;&quot;},{&quot;family&quot;:&quot;Oudenaarden&quot;,&quot;given&quot;:&quot;Alexander&quot;,&quot;parse-names&quot;:false,&quot;dropping-particle&quot;:&quot;&quot;,&quot;non-dropping-particle&quot;:&quot;van&quot;},{&quot;family&quot;:&quot;Wagner&quot;,&quot;given&quot;:&quot;Allon&quot;,&quot;parse-names&quot;:false,&quot;dropping-particle&quot;:&quot;&quot;,&quot;non-dropping-particle&quot;:&quot;&quot;},{&quot;family&quot;:&quot;Watt&quot;,&quot;given&quot;:&quot;Fiona&quot;,&quot;parse-names&quot;:false,&quot;dropping-particle&quot;:&quot;&quot;,&quot;non-dropping-particle&quot;:&quot;&quot;},{&quot;family&quot;:&quot;Weissman&quot;,&quot;given&quot;:&quot;Jonathan&quot;,&quot;parse-names&quot;:false,&quot;dropping-particle&quot;:&quot;&quot;,&quot;non-dropping-particle&quot;:&quot;&quot;},{&quot;family&quot;:&quot;Wold&quot;,&quot;given&quot;:&quot;Barbara&quot;,&quot;parse-names&quot;:false,&quot;dropping-particle&quot;:&quot;&quot;,&quot;non-dropping-particle&quot;:&quot;&quot;},{&quot;family&quot;:&quot;Xavier&quot;,&quot;given&quot;:&quot;Ramnik&quot;,&quot;parse-names&quot;:false,&quot;dropping-particle&quot;:&quot;&quot;,&quot;non-dropping-particle&quot;:&quot;&quot;},{&quot;family&quot;:&quot;Yosef&quot;,&quot;given&quot;:&quot;Nir&quot;,&quot;parse-names&quot;:false,&quot;dropping-particle&quot;:&quot;&quot;,&quot;non-dropping-particle&quot;:&quot;&quot;},{&quot;family&quot;:&quot;Human Cell Atlas Meeting Participants&quot;,&quot;given&quot;:&quot;&quot;,&quot;parse-names&quot;:false,&quot;dropping-particle&quot;:&quot;&quot;,&quot;non-dropping-particle&quot;:&quot;&quot;}],&quot;container-title&quot;:&quot;eLife&quot;,&quot;container-title-short&quot;:&quot;Elife&quot;,&quot;DOI&quot;:&quot;10.7554/eLife.27041&quot;,&quot;ISSN&quot;:&quot;2050-084X&quot;,&quot;PMID&quot;:&quot;29206104&quot;,&quot;issued&quot;:{&quot;date-parts&quot;:[[2017,12,5]]},&quot;abstract&quot;:&quot;The recent advent of methods for high-throughput single-cell molecular profiling has catalyzed a growing sense in the scientific community that the time is ripe to complete the 150-year-old effort to identify all cell types in the human body. The Human Cell Atlas Project is an international collaborative effort that aims to define all human cell types in terms of distinctive molecular profiles (such as gene expression profiles) and to connect this information with classical cellular descriptions (such as location and morphology). An open comprehensive reference map of the molecular state of cells in healthy human tissues would propel the systematic study of physiological states, developmental trajectories, regulatory circuitry and interactions of cells, and also provide a framework for understanding cellular dysregulation in human disease. Here we describe the idea, its potential utility, early proofs-of-concept, and some design considerations for the Human Cell Atlas, including a commitment to open data, code, and community.&quot;,&quot;volume&quot;:&quot;6&quot;},&quot;isTemporary&quot;:false},{&quot;id&quot;:&quot;4c1bb0c6-31b1-3ad1-b0ed-1b88282b445a&quot;,&quot;itemData&quot;:{&quot;type&quot;:&quot;article-journal&quot;,&quot;id&quot;:&quot;4c1bb0c6-31b1-3ad1-b0ed-1b88282b445a&quot;,&quot;title&quot;:&quot;The human body at cellular resolution: the NIH Human Biomolecular Atlas Program.&quot;,&quot;author&quot;:[{&quot;family&quot;:&quot;HuBMAP Consortium&quot;,&quot;given&quot;:&quot;&quot;,&quot;parse-names&quot;:false,&quot;dropping-particle&quot;:&quot;&quot;,&quot;non-dropping-particle&quot;:&quot;&quot;}],&quot;container-title&quot;:&quot;Nature&quot;,&quot;container-title-short&quot;:&quot;Nature&quot;,&quot;DOI&quot;:&quot;10.1038/s41586-019-1629-x&quot;,&quot;ISSN&quot;:&quot;1476-4687&quot;,&quot;PMID&quot;:&quot;31597973&quot;,&quot;issued&quot;:{&quot;date-parts&quot;:[[2019,10]]},&quot;page&quot;:&quot;187-192&quot;,&quot;abstract&quot;:&quot;Transformative technologies are enabling the construction of three-dimensional maps of tissues with unprecedented spatial and molecular resolution. Over the next seven years, the NIH Common Fund Human Biomolecular Atlas Program (HuBMAP) intends to develop a widely accessible framework for comprehensively mapping the human body at single-cell resolution by supporting technology development, data acquisition, and detailed spatial mapping. HuBMAP will integrate its efforts with other funding agencies, programs, consortia, and the biomedical research community at large towards the shared vision of a comprehensive, accessible three-dimensional molecular and cellular atlas of the human body, in health and under various disease conditions.&quot;,&quot;issue&quot;:&quot;7777&quot;,&quot;volume&quot;:&quot;574&quot;},&quot;isTemporary&quot;:false},{&quot;id&quot;:&quot;793df53e-9523-3d0e-8c53-d4c8cdafeb5f&quot;,&quot;itemData&quot;:{&quot;type&quot;:&quot;article-journal&quot;,&quot;id&quot;:&quot;793df53e-9523-3d0e-8c53-d4c8cdafeb5f&quot;,&quot;title&quot;:&quot;The Human Tumor Atlas Network: Charting Tumor Transitions across Space and Time at Single-Cell Resolution.&quot;,&quot;author&quot;:[{&quot;family&quot;:&quot;Rozenblatt-Rosen&quot;,&quot;given&quot;:&quot;Orit&quot;,&quot;parse-names&quot;:false,&quot;dropping-particle&quot;:&quot;&quot;,&quot;non-dropping-particle&quot;:&quot;&quot;},{&quot;family&quot;:&quot;Regev&quot;,&quot;given&quot;:&quot;Aviv&quot;,&quot;parse-names&quot;:false,&quot;dropping-particle&quot;:&quot;&quot;,&quot;non-dropping-particle&quot;:&quot;&quot;},{&quot;family&quot;:&quot;Oberdoerffer&quot;,&quot;given&quot;:&quot;Philipp&quot;,&quot;parse-names&quot;:false,&quot;dropping-particle&quot;:&quot;&quot;,&quot;non-dropping-particle&quot;:&quot;&quot;},{&quot;family&quot;:&quot;Nawy&quot;,&quot;given&quot;:&quot;Tal&quot;,&quot;parse-names&quot;:false,&quot;dropping-particle&quot;:&quot;&quot;,&quot;non-dropping-particle&quot;:&quot;&quot;},{&quot;family&quot;:&quot;Hupalowska&quot;,&quot;given&quot;:&quot;Anna&quot;,&quot;parse-names&quot;:false,&quot;dropping-particle&quot;:&quot;&quot;,&quot;non-dropping-particle&quot;:&quot;&quot;},{&quot;family&quot;:&quot;Rood&quot;,&quot;given&quot;:&quot;Jennifer E&quot;,&quot;parse-names&quot;:false,&quot;dropping-particle&quot;:&quot;&quot;,&quot;non-dropping-particle&quot;:&quot;&quot;},{&quot;family&quot;:&quot;Ashenberg&quot;,&quot;given&quot;:&quot;Orr&quot;,&quot;parse-names&quot;:false,&quot;dropping-particle&quot;:&quot;&quot;,&quot;non-dropping-particle&quot;:&quot;&quot;},{&quot;family&quot;:&quot;Cerami&quot;,&quot;given&quot;:&quot;Ethan&quot;,&quot;parse-names&quot;:false,&quot;dropping-particle&quot;:&quot;&quot;,&quot;non-dropping-particle&quot;:&quot;&quot;},{&quot;family&quot;:&quot;Coffey&quot;,&quot;given&quot;:&quot;Robert J&quot;,&quot;parse-names&quot;:false,&quot;dropping-particle&quot;:&quot;&quot;,&quot;non-dropping-particle&quot;:&quot;&quot;},{&quot;family&quot;:&quot;Demir&quot;,&quot;given&quot;:&quot;Emek&quot;,&quot;parse-names&quot;:false,&quot;dropping-particle&quot;:&quot;&quot;,&quot;non-dropping-particle&quot;:&quot;&quot;},{&quot;family&quot;:&quot;Ding&quot;,&quot;given&quot;:&quot;Li&quot;,&quot;parse-names&quot;:false,&quot;dropping-particle&quot;:&quot;&quot;,&quot;non-dropping-particle&quot;:&quot;&quot;},{&quot;family&quot;:&quot;Esplin&quot;,&quot;given&quot;:&quot;Edward D&quot;,&quot;parse-names&quot;:false,&quot;dropping-particle&quot;:&quot;&quot;,&quot;non-dropping-particle&quot;:&quot;&quot;},{&quot;family&quot;:&quot;Ford&quot;,&quot;given&quot;:&quot;James M&quot;,&quot;parse-names&quot;:false,&quot;dropping-particle&quot;:&quot;&quot;,&quot;non-dropping-particle&quot;:&quot;&quot;},{&quot;family&quot;:&quot;Goecks&quot;,&quot;given&quot;:&quot;Jeremy&quot;,&quot;parse-names&quot;:false,&quot;dropping-particle&quot;:&quot;&quot;,&quot;non-dropping-particle&quot;:&quot;&quot;},{&quot;family&quot;:&quot;Ghosh&quot;,&quot;given&quot;:&quot;Sharmistha&quot;,&quot;parse-names&quot;:false,&quot;dropping-particle&quot;:&quot;&quot;,&quot;non-dropping-particle&quot;:&quot;&quot;},{&quot;family&quot;:&quot;Gray&quot;,&quot;given&quot;:&quot;Joe W&quot;,&quot;parse-names&quot;:false,&quot;dropping-particle&quot;:&quot;&quot;,&quot;non-dropping-particle&quot;:&quot;&quot;},{&quot;family&quot;:&quot;Guinney&quot;,&quot;given&quot;:&quot;Justin&quot;,&quot;parse-names&quot;:false,&quot;dropping-particle&quot;:&quot;&quot;,&quot;non-dropping-particle&quot;:&quot;&quot;},{&quot;family&quot;:&quot;Hanlon&quot;,&quot;given&quot;:&quot;Sean E&quot;,&quot;parse-names&quot;:false,&quot;dropping-particle&quot;:&quot;&quot;,&quot;non-dropping-particle&quot;:&quot;&quot;},{&quot;family&quot;:&quot;Hughes&quot;,&quot;given&quot;:&quot;Shannon K&quot;,&quot;parse-names&quot;:false,&quot;dropping-particle&quot;:&quot;&quot;,&quot;non-dropping-particle&quot;:&quot;&quot;},{&quot;family&quot;:&quot;Hwang&quot;,&quot;given&quot;:&quot;E Shelley&quot;,&quot;parse-names&quot;:false,&quot;dropping-particle&quot;:&quot;&quot;,&quot;non-dropping-particle&quot;:&quot;&quot;},{&quot;family&quot;:&quot;Iacobuzio-Donahue&quot;,&quot;given&quot;:&quot;Christine A&quot;,&quot;parse-names&quot;:false,&quot;dropping-particle&quot;:&quot;&quot;,&quot;non-dropping-particle&quot;:&quot;&quot;},{&quot;family&quot;:&quot;Jané-Valbuena&quot;,&quot;given&quot;:&quot;Judit&quot;,&quot;parse-names&quot;:false,&quot;dropping-particle&quot;:&quot;&quot;,&quot;non-dropping-particle&quot;:&quot;&quot;},{&quot;family&quot;:&quot;Johnson&quot;,&quot;given&quot;:&quot;Bruce E&quot;,&quot;parse-names&quot;:false,&quot;dropping-particle&quot;:&quot;&quot;,&quot;non-dropping-particle&quot;:&quot;&quot;},{&quot;family&quot;:&quot;Lau&quot;,&quot;given&quot;:&quot;Ken S&quot;,&quot;parse-names&quot;:false,&quot;dropping-particle&quot;:&quot;&quot;,&quot;non-dropping-particle&quot;:&quot;&quot;},{&quot;family&quot;:&quot;Lively&quot;,&quot;given&quot;:&quot;Tracy&quot;,&quot;parse-names&quot;:false,&quot;dropping-particle&quot;:&quot;&quot;,&quot;non-dropping-particle&quot;:&quot;&quot;},{&quot;family&quot;:&quot;Mazzilli&quot;,&quot;given&quot;:&quot;Sarah A&quot;,&quot;parse-names&quot;:false,&quot;dropping-particle&quot;:&quot;&quot;,&quot;non-dropping-particle&quot;:&quot;&quot;},{&quot;family&quot;:&quot;Pe'er&quot;,&quot;given&quot;:&quot;Dana&quot;,&quot;parse-names&quot;:false,&quot;dropping-particle&quot;:&quot;&quot;,&quot;non-dropping-particle&quot;:&quot;&quot;},{&quot;family&quot;:&quot;Santagata&quot;,&quot;given&quot;:&quot;Sandro&quot;,&quot;parse-names&quot;:false,&quot;dropping-particle&quot;:&quot;&quot;,&quot;non-dropping-particle&quot;:&quot;&quot;},{&quot;family&quot;:&quot;Shalek&quot;,&quot;given&quot;:&quot;Alex K&quot;,&quot;parse-names&quot;:false,&quot;dropping-particle&quot;:&quot;&quot;,&quot;non-dropping-particle&quot;:&quot;&quot;},{&quot;family&quot;:&quot;Schapiro&quot;,&quot;given&quot;:&quot;Denis&quot;,&quot;parse-names&quot;:false,&quot;dropping-particle&quot;:&quot;&quot;,&quot;non-dropping-particle&quot;:&quot;&quot;},{&quot;family&quot;:&quot;Snyder&quot;,&quot;given&quot;:&quot;Michael P&quot;,&quot;parse-names&quot;:false,&quot;dropping-particle&quot;:&quot;&quot;,&quot;non-dropping-particle&quot;:&quot;&quot;},{&quot;family&quot;:&quot;Sorger&quot;,&quot;given&quot;:&quot;Peter K&quot;,&quot;parse-names&quot;:false,&quot;dropping-particle&quot;:&quot;&quot;,&quot;non-dropping-particle&quot;:&quot;&quot;},{&quot;family&quot;:&quot;Spira&quot;,&quot;given&quot;:&quot;Avrum E&quot;,&quot;parse-names&quot;:false,&quot;dropping-particle&quot;:&quot;&quot;,&quot;non-dropping-particle&quot;:&quot;&quot;},{&quot;family&quot;:&quot;Srivastava&quot;,&quot;given&quot;:&quot;Sudhir&quot;,&quot;parse-names&quot;:false,&quot;dropping-particle&quot;:&quot;&quot;,&quot;non-dropping-particle&quot;:&quot;&quot;},{&quot;family&quot;:&quot;Tan&quot;,&quot;given&quot;:&quot;Kai&quot;,&quot;parse-names&quot;:false,&quot;dropping-particle&quot;:&quot;&quot;,&quot;non-dropping-particle&quot;:&quot;&quot;},{&quot;family&quot;:&quot;West&quot;,&quot;given&quot;:&quot;Robert B&quot;,&quot;parse-names&quot;:false,&quot;dropping-particle&quot;:&quot;&quot;,&quot;non-dropping-particle&quot;:&quot;&quot;},{&quot;family&quot;:&quot;Williams&quot;,&quot;given&quot;:&quot;Elizabeth H&quot;,&quot;parse-names&quot;:false,&quot;dropping-particle&quot;:&quot;&quot;,&quot;non-dropping-particle&quot;:&quot;&quot;},{&quot;family&quot;:&quot;Human Tumor Atlas Network&quot;,&quot;given&quot;:&quot;&quot;,&quot;parse-names&quot;:false,&quot;dropping-particle&quot;:&quot;&quot;,&quot;non-dropping-particle&quot;:&quot;&quot;}],&quot;container-title&quot;:&quot;Cell&quot;,&quot;container-title-short&quot;:&quot;Cell&quot;,&quot;DOI&quot;:&quot;10.1016/j.cell.2020.03.053&quot;,&quot;ISSN&quot;:&quot;1097-4172&quot;,&quot;PMID&quot;:&quot;32302568&quot;,&quot;issued&quot;:{&quot;date-parts&quot;:[[2020,4,16]]},&quot;page&quot;:&quot;236-249&quot;,&quot;abstract&quot;:&quot;Crucial transitions in cancer-including tumor initiation, local expansion, metastasis, and therapeutic resistance-involve complex interactions between cells within the dynamic tumor ecosystem. Transformative single-cell genomics technologies and spatial multiplex in situ methods now provide an opportunity to interrogate this complexity at unprecedented resolution. The Human Tumor Atlas Network (HTAN), part of the National Cancer Institute (NCI) Cancer Moonshot Initiative, will establish a clinical, experimental, computational, and organizational framework to generate informative and accessible three-dimensional atlases of cancer transitions for a diverse set of tumor types. This effort complements both ongoing efforts to map healthy organs and previous large-scale cancer genomics approaches focused on bulk sequencing at a single point in time. Generating single-cell, multiparametric, longitudinal atlases and integrating them with clinical outcomes should help identify novel predictive biomarkers and features as well as therapeutically relevant cell types, cell states, and cellular interactions across transitions. The resulting tumor atlases should have a profound impact on our understanding of cancer biology and have the potential to improve cancer detection, prevention, and therapeutic discovery for better precision-medicine treatments of cancer patients and those at risk for cancer.&quot;,&quot;issue&quot;:&quot;2&quot;,&quot;volume&quot;:&quot;181&quot;},&quot;isTemporary&quot;:false}]},{&quot;citationID&quot;:&quot;MENDELEY_CITATION_47514db4-0a44-49b9-8e9f-1812bbedeb1b&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&quot;,&quot;citationItems&quot;:[{&quot;id&quot;:&quot;7c442d20-a37d-3f32-a4d4-bdfd6d08713e&quot;,&quot;itemData&quot;:{&quot;type&quot;:&quot;article-journal&quot;,&quot;id&quot;:&quot;7c442d20-a37d-3f32-a4d4-bdfd6d08713e&quot;,&quot;title&quot;:&quot;The Gene Expression Omnibus Database.&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container-title-short&quot;:&quot;Methods Mol Biol&quot;,&quot;DOI&quot;:&quot;10.1007/978-1-4939-3578-9_5&quot;,&quot;ISSN&quot;:&quot;1940-6029&quot;,&quot;PMID&quot;:&quot;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volume&quot;:&quot;1418&quot;},&quot;isTemporary&quot;:false},{&quot;id&quot;:&quot;ebb33587-e57e-33c3-a18f-5079b5fbbb20&quot;,&quot;itemData&quot;:{&quot;type&quot;:&quot;article-journal&quot;,&quot;id&quot;:&quot;ebb33587-e57e-33c3-a18f-5079b5fbbb20&quot;,&quot;title&quot;:&quot;From ArrayExpress to BioStudies.&quot;,&quot;author&quot;:[{&quot;family&quot;:&quot;Sarkans&quot;,&quot;given&quot;:&quot;Ugis&quot;,&quot;parse-names&quot;:false,&quot;dropping-particle&quot;:&quot;&quot;,&quot;non-dropping-particle&quot;:&quot;&quot;},{&quot;family&quot;:&quot;Füllgrabe&quot;,&quot;given&quot;:&quot;Anja&quot;,&quot;parse-names&quot;:false,&quot;dropping-particle&quot;:&quot;&quot;,&quot;non-dropping-particle&quot;:&quot;&quot;},{&quot;family&quot;:&quot;Ali&quot;,&quot;given&quot;:&quot;Ahmed&quot;,&quot;parse-names&quot;:false,&quot;dropping-particle&quot;:&quot;&quot;,&quot;non-dropping-particle&quot;:&quot;&quot;},{&quot;family&quot;:&quot;Athar&quot;,&quot;given&quot;:&quot;Awais&quot;,&quot;parse-names&quot;:false,&quot;dropping-particle&quot;:&quot;&quot;,&quot;non-dropping-particle&quot;:&quot;&quot;},{&quot;family&quot;:&quot;Behrangi&quot;,&quot;given&quot;:&quot;Ehsan&quot;,&quot;parse-names&quot;:false,&quot;dropping-particle&quot;:&quot;&quot;,&quot;non-dropping-particle&quot;:&quot;&quot;},{&quot;family&quot;:&quot;Diaz&quot;,&quot;given&quot;:&quot;Nestor&quot;,&quot;parse-names&quot;:false,&quot;dropping-particle&quot;:&quot;&quot;,&quot;non-dropping-particle&quot;:&quot;&quot;},{&quot;family&quot;:&quot;Fexova&quot;,&quot;given&quot;:&quot;Silvie&quot;,&quot;parse-names&quot;:false,&quot;dropping-particle&quot;:&quot;&quot;,&quot;non-dropping-particle&quot;:&quot;&quot;},{&quot;family&quot;:&quot;George&quot;,&quot;given&quot;:&quot;Nancy&quot;,&quot;parse-names&quot;:false,&quot;dropping-particle&quot;:&quot;&quot;,&quot;non-dropping-particle&quot;:&quot;&quot;},{&quot;family&quot;:&quot;Iqbal&quot;,&quot;given&quot;:&quot;Haider&quot;,&quot;parse-names&quot;:false,&quot;dropping-particle&quot;:&quot;&quot;,&quot;non-dropping-particle&quot;:&quot;&quot;},{&quot;family&quot;:&quot;Kurri&quot;,&quot;given&quot;:&quot;Sandeep&quot;,&quot;parse-names&quot;:false,&quot;dropping-particle&quot;:&quot;&quot;,&quot;non-dropping-particle&quot;:&quot;&quot;},{&quot;family&quot;:&quot;Munoz&quot;,&quot;given&quot;:&quot;Jhoan&quot;,&quot;parse-names&quot;:false,&quot;dropping-particle&quot;:&quot;&quot;,&quot;non-dropping-particle&quot;:&quot;&quot;},{&quot;family&quot;:&quot;Rada&quot;,&quot;given&quot;:&quot;Juan&quot;,&quot;parse-names&quot;:false,&quot;dropping-particle&quot;:&quot;&quot;,&quot;non-dropping-particle&quot;:&quot;&quot;},{&quot;family&quot;:&quot;Papatheodorou&quot;,&quot;given&quot;:&quot;Irene&quot;,&quot;parse-names&quot;:false,&quot;dropping-particle&quot;:&quot;&quot;,&quot;non-dropping-particle&quot;:&quot;&quot;},{&quot;family&quot;:&quot;Brazma&quot;,&quot;given&quot;:&quot;Alvis&quot;,&quot;parse-names&quot;:false,&quot;dropping-particle&quot;:&quot;&quot;,&quot;non-dropping-particle&quot;:&quot;&quot;}],&quot;container-title&quot;:&quot;Nucleic acids research&quot;,&quot;container-title-short&quot;:&quot;Nucleic Acids Res&quot;,&quot;DOI&quot;:&quot;10.1093/nar/gkaa1062&quot;,&quot;ISSN&quot;:&quot;1362-4962&quot;,&quot;PMID&quot;:&quot;33211879&quot;,&quot;issued&quot;:{&quot;date-parts&quot;:[[2021,1,8]]},&quot;page&quot;:&quot;D1502-D1506&quot;,&quot;abstract&quot;:&quot;ArrayExpress (https://www.ebi.ac.uk/arrayexpress) is an archive of functional genomics data at EMBL-EBI, established in 2002, initially as an archive for publication-related microarray data and was later extended to accept sequencing-based data. Over the last decade an increasing share of biological experiments involve multiple technologies assaying different biological modalities, such as epigenetics, and RNA and protein expression, and thus the BioStudies database (https://www.ebi.ac.uk/biostudies) was established to deal with such multimodal data. Its central concept is a study, which typically is associated with a publication. BioStudies stores metadata describing the study, provides links to the relevant databases, such as European Nucleotide Archive (ENA), as well as hosts the types of data for which specialized databases do not exist. With BioStudies now fully functional, we are able to further harmonize the archival data infrastructure at EMBL-EBI, and ArrayExpress is being migrated to BioStudies. In future, all functional genomics data will be archived at BioStudies. The process will be seamless for the users, who will continue to submit data using the online tool Annotare and will be able to query and download data largely in the same manner as before. Nevertheless, some technical aspects, particularly programmatic access, will change. This update guides the users through these changes.&quot;,&quot;issue&quot;:&quot;D1&quot;,&quot;volume&quot;:&quot;49&quot;},&quot;isTemporary&quot;:false}]},{&quot;citationID&quot;:&quot;MENDELEY_CITATION_8351fc91-b689-4f2d-b3fd-bf69e62df46b&quot;,&quot;properties&quot;:{&quot;noteIndex&quot;:0},&quot;isEdited&quot;:false,&quot;manualOverride&quot;:{&quot;isManuallyOverridden&quot;:false,&quot;citeprocText&quot;:&quot;&lt;sup&gt;6,7&lt;/sup&gt;&quot;,&quot;manualOverrideText&quot;:&quot;&quot;},&quot;citationTag&quot;:&quot;MENDELEY_CITATION_v3_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&quot;,&quot;citationItems&quot;:[{&quot;id&quot;:&quot;2e69a2c6-8cfa-3c6e-9693-75197a654f8a&quot;,&quot;itemData&quot;:{&quot;type&quot;:&quot;article-journal&quot;,&quot;id&quot;:&quot;2e69a2c6-8cfa-3c6e-9693-75197a654f8a&quot;,&quot;title&quot;:&quot;anndata: Annotated data&quot;,&quot;author&quot;:[{&quot;family&quot;:&quot;Virshup&quot;,&quot;given&quot;:&quot;Isaac&quot;,&quot;parse-names&quot;:false,&quot;dropping-particle&quot;:&quot;&quot;,&quot;non-dropping-particle&quot;:&quot;&quot;},{&quot;family&quot;:&quot;Rybakov&quot;,&quot;given&quot;:&quot;Sergei&quot;,&quot;parse-names&quot;:false,&quot;dropping-particle&quot;:&quot;&quot;,&quot;non-dropping-particle&quot;:&quot;&quot;},{&quot;family&quot;:&quot;Theis&quot;,&quot;given&quot;:&quot;Fabian J&quot;,&quot;parse-names&quot;:false,&quot;dropping-particle&quot;:&quot;&quot;,&quot;non-dropping-particle&quot;:&quot;&quot;},{&quot;family&quot;:&quot;Angerer&quot;,&quot;given&quot;:&quot;Philipp&quot;,&quot;parse-names&quot;:false,&quot;dropping-particle&quot;:&quot;&quot;,&quot;non-dropping-particle&quot;:&quot;&quot;},{&quot;family&quot;:&quot;Wolf&quot;,&quot;given&quot;:&quot;F Alexander&quot;,&quot;parse-names&quot;:false,&quot;dropping-particle&quot;:&quot;&quot;,&quot;non-dropping-particle&quot;:&quot;&quot;}],&quot;container-title&quot;:&quot;bioRxiv&quot;,&quot;DOI&quot;:&quot;10.1101/2021.12.16.473007&quot;,&quot;URL&quot;:&quot;http://biorxiv.org/content/early/2021/12/19/2021.12.16.473007.abstract&quot;,&quot;issued&quot;:{&quot;date-parts&quot;:[[2021,1,1]]},&quot;page&quot;:&quot;2021.12.16.473007&quot;,&quot;abstract&quot;:&quot;anndata is a Python package for handling annotated data matrices in memory and on disk (github.com/theislab/anndata), positioned between pandas and xarray. anndata offers a broad range of computationally efficient features including, among others, sparse data support, lazy operations, and a PyTorch interface.Statement of need Generating insight from high-dimensional data matrices typically works through training models that annotate observations and variables via low-dimensional representations. In exploratory data analysis, this involves iterative training and analysis using original and learned annotations and task-associated representations. anndata offers a canonical data structure for book-keeping these, which is neither addressed by pandas (McKinney, 2010), nor xarray (Hoyer &amp;amp;amp; Hamman, 2017), nor commonly-used modeling packages like scikit-learn (Pedregosa et al., 2011).Competing Interest StatementF.J.T. consults for Immunai Inc., Singularity Bio B.V., CytoReason Ltd, and Omniscope Ltd, and has ownership interest in Cellarity Inc. and Dermagnostix GmbH. P.A. and A.W. are full-time employees of Cellarity Inc., and have ownership interest in Cellarity Inc..&quot;,&quot;container-title-short&quot;:&quot;&quot;},&quot;isTemporary&quot;:false},{&quot;id&quot;:&quot;723e9aca-ef9e-31ed-a96a-ecd62a522d27&quot;,&quot;itemData&quot;:{&quot;type&quot;:&quot;article-journal&quot;,&quot;id&quot;:&quot;723e9aca-ef9e-31ed-a96a-ecd62a522d27&quot;,&quot;title&quot;:&quot;MUON: multimodal omics analysis framework.&quot;,&quot;author&quot;:[{&quot;family&quot;:&quot;Bredikhin&quot;,&quot;given&quot;:&quot;Danila&quot;,&quot;parse-names&quot;:false,&quot;dropping-particle&quot;:&quot;&quot;,&quot;non-dropping-particle&quot;:&quot;&quot;},{&quot;family&quot;:&quot;Kats&quot;,&quot;given&quot;:&quot;Ilia&quot;,&quot;parse-names&quot;:false,&quot;dropping-particle&quot;:&quot;&quot;,&quot;non-dropping-particle&quot;:&quot;&quot;},{&quot;family&quot;:&quot;Stegle&quot;,&quot;given&quot;:&quot;Oliver&quot;,&quot;parse-names&quot;:false,&quot;dropping-particle&quot;:&quot;&quot;,&quot;non-dropping-particle&quot;:&quot;&quot;}],&quot;container-title&quot;:&quot;Genome biology&quot;,&quot;container-title-short&quot;:&quot;Genome Biol&quot;,&quot;DOI&quot;:&quot;10.1186/s13059-021-02577-8&quot;,&quot;ISSN&quot;:&quot;1474-760X&quot;,&quot;PMID&quot;:&quot;35105358&quot;,&quot;issued&quot;:{&quot;date-parts&quot;:[[2022,2,1]]},&quot;page&quot;:&quot;42&quot;,&quot;abstract&quot;:&quot;Advances in multi-omics have led to an explosion of multimodal datasets to address questions from basic biology to translation. While these data provide novel opportunities for discovery, they also pose management and analysis challenges, thus motivating the development of tailored computational solutions. Here, we present a data standard and an analysis framework for multi-omics, MUON, designed to organise, analyse, visualise, and exchange multimodal data. MUON stores multimodal data in an efficient yet flexible and interoperable data structure. MUON enables a versatile range of analyses, from data preprocessing to flexible multi-omics alignment.&quot;,&quot;issue&quot;:&quot;1&quot;,&quot;volume&quot;:&quot;23&quot;},&quot;isTemporary&quot;:false}]},{&quot;citationID&quot;:&quot;MENDELEY_CITATION_e11a508e-d3c0-4dd6-a7f6-86bfded21ec2&quot;,&quot;properties&quot;:{&quot;noteIndex&quot;:0},&quot;isEdited&quot;:false,&quot;manualOverride&quot;:{&quot;isManuallyOverridden&quot;:false,&quot;citeprocText&quot;:&quot;&lt;sup&gt;8,9&lt;/sup&gt;&quot;,&quot;manualOverrideText&quot;:&quot;&quot;},&quot;citationTag&quot;:&quot;MENDELEY_CITATION_v3_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&quot;,&quot;citationItems&quot;:[{&quot;id&quot;:&quot;d04ddce7-0703-3729-8ef9-a18b6127e584&quot;,&quot;itemData&quot;:{&quot;type&quot;:&quot;article-journal&quot;,&quot;id&quot;:&quot;d04ddce7-0703-3729-8ef9-a18b6127e584&quot;,&quot;title&quot;:&quot;Integrating single-cell transcriptomic data across different conditions, technologies, and species.&quot;,&quot;author&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Smibert&quot;,&quot;given&quot;:&quot;Peter&quot;,&quot;parse-names&quot;:false,&quot;dropping-particle&quot;:&quot;&quot;,&quot;non-dropping-particle&quot;:&quot;&quot;},{&quot;family&quot;:&quot;Papalexi&quot;,&quot;given&quot;:&quot;Efthymia&quot;,&quot;parse-names&quot;:false,&quot;dropping-particle&quot;:&quot;&quot;,&quot;non-dropping-particle&quot;:&quot;&quot;},{&quot;family&quot;:&quot;Satija&quot;,&quot;given&quot;:&quot;Rahul&quot;,&quot;parse-names&quot;:false,&quot;dropping-particle&quot;:&quot;&quot;,&quot;non-dropping-particle&quot;:&quot;&quot;}],&quot;container-title&quot;:&quot;Nature biotechnology&quot;,&quot;container-title-short&quot;:&quot;Nat Biotechnol&quot;,&quot;DOI&quot;:&quot;10.1038/nbt.4096&quot;,&quot;ISSN&quot;:&quot;1546-1696&quot;,&quot;PMID&quot;:&quot;29608179&quot;,&quot;issued&quot;:{&quot;date-parts&quot;:[[2018,6]]},&quot;page&quot;:&quot;411-420&quot;,&quot;abstract&quot;:&quo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quot;,&quot;issue&quot;:&quot;5&quot;,&quot;volume&quot;:&quot;36&quot;},&quot;isTemporary&quot;:false},{&quot;id&quot;:&quot;b4cb5cc8-8477-3250-a404-8ccae79098eb&quot;,&quot;itemData&quot;:{&quot;type&quot;:&quot;article-journal&quot;,&quot;id&quot;:&quot;b4cb5cc8-8477-3250-a404-8ccae79098eb&quot;,&quot;title&quot;:&quot;Comprehensive Integration of Single-Cell Data.&quot;,&quot;author&quot;:[{&quot;family&quot;:&quot;Stuart&quot;,&quot;given&quot;:&quot;Tim&quot;,&quot;parse-names&quot;:false,&quot;dropping-particle&quot;:&quot;&quot;,&quot;non-dropping-particle&quot;:&quot;&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Hafemeister&quot;,&quot;given&quot;:&quot;Christoph&quot;,&quot;parse-names&quot;:false,&quot;dropping-particle&quot;:&quot;&quot;,&quot;non-dropping-particle&quot;:&quot;&quot;},{&quot;family&quot;:&quot;Papalexi&quot;,&quot;given&quot;:&quot;Efthymia&quot;,&quot;parse-names&quot;:false,&quot;dropping-particle&quot;:&quot;&quot;,&quot;non-dropping-particle&quot;:&quot;&quot;},{&quot;family&quot;:&quot;Mauck&quot;,&quot;given&quot;:&quot;William M&quot;,&quot;parse-names&quot;:false,&quot;dropping-particle&quot;:&quot;&quot;,&quot;non-dropping-particle&quot;:&quot;&quot;},{&quot;family&quot;:&quot;Hao&quot;,&quot;given&quot;:&quot;Yuhan&quot;,&quot;parse-names&quot;:false,&quot;dropping-particle&quot;:&quot;&quot;,&quot;non-dropping-particle&quot;:&quot;&quot;},{&quot;family&quot;:&quot;Stoeckius&quot;,&quot;given&quot;:&quot;Marlon&quot;,&quot;parse-names&quot;:false,&quot;dropping-particle&quot;:&quot;&quot;,&quot;non-dropping-particle&quot;:&quot;&quot;},{&quot;family&quot;:&quot;Smibert&quot;,&quot;given&quot;:&quot;Peter&quot;,&quot;parse-names&quot;:false,&quot;dropping-particle&quot;:&quot;&quot;,&quot;non-dropping-particle&quot;:&quot;&quot;},{&quot;family&quot;:&quot;Satija&quot;,&quot;given&quot;:&quot;Rahul&quot;,&quot;parse-names&quot;:false,&quot;dropping-particle&quot;:&quot;&quot;,&quot;non-dropping-particle&quot;:&quot;&quot;}],&quot;container-title&quot;:&quot;Cell&quot;,&quot;container-title-short&quot;:&quot;Cell&quot;,&quot;DOI&quot;:&quot;10.1016/j.cell.2019.05.031&quot;,&quot;ISSN&quot;:&quot;1097-4172&quot;,&quot;PMID&quot;:&quot;31178118&quot;,&quot;URL&quot;:&quot;http://www.ncbi.nlm.nih.gov/pubmed/31178118&quot;,&quot;issued&quot;:{&quot;date-parts&quot;:[[2019,6,13]]},&quot;page&quot;:&quot;1888-1902.e21&quot;,&quot;abstract&quot;:&quo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quot;anchor\&quot;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quot;,&quot;issue&quot;:&quot;7&quot;,&quot;volume&quot;:&quot;177&quot;},&quot;isTemporary&quot;:false}]},{&quot;citationID&quot;:&quot;MENDELEY_CITATION_9aee6155-d731-4858-9615-76a58e026f60&quot;,&quot;properties&quot;:{&quot;noteIndex&quot;:0},&quot;isEdited&quot;:false,&quot;manualOverride&quot;:{&quot;isManuallyOverridden&quot;:false,&quot;citeprocText&quot;:&quot;&lt;sup&gt;10–12&lt;/sup&gt;&quot;,&quot;manualOverrideText&quot;:&quot;&quot;},&quot;citationTag&quot;:&quot;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&quot;,&quot;citationItems&quot;:[{&quot;id&quot;:&quot;73b56df5-04aa-30ff-88cc-f7b6a08b8e5f&quot;,&quot;itemData&quot;:{&quot;type&quot;:&quot;article-journal&quot;,&quot;id&quot;:&quot;73b56df5-04aa-30ff-88cc-f7b6a08b8e5f&quot;,&quot;title&quot;:&quot;Orchestrating single-cell analysis with Bioconductor.&quot;,&quot;author&quot;:[{&quot;family&quot;:&quot;Amezquita&quot;,&quot;given&quot;:&quot;Robert A&quot;,&quot;parse-names&quot;:false,&quot;dropping-particle&quot;:&quot;&quot;,&quot;non-dropping-particle&quot;:&quot;&quot;},{&quot;family&quot;:&quot;Lun&quot;,&quot;given&quot;:&quot;Aaron T L&quot;,&quot;parse-names&quot;:false,&quot;dropping-particle&quot;:&quot;&quot;,&quot;non-dropping-particle&quot;:&quot;&quot;},{&quot;family&quot;:&quot;Becht&quot;,&quot;given&quot;:&quot;Etienne&quot;,&quot;parse-names&quot;:false,&quot;dropping-particle&quot;:&quot;&quot;,&quot;non-dropping-particle&quot;:&quot;&quot;},{&quot;family&quot;:&quot;Carey&quot;,&quot;given&quot;:&quot;Vince J&quot;,&quot;parse-names&quot;:false,&quot;dropping-particle&quot;:&quot;&quot;,&quot;non-dropping-particle&quot;:&quot;&quot;},{&quot;family&quot;:&quot;Carpp&quot;,&quot;given&quot;:&quot;Lindsay N&quot;,&quot;parse-names&quot;:false,&quot;dropping-particle&quot;:&quot;&quot;,&quot;non-dropping-particle&quot;:&quot;&quot;},{&quot;family&quot;:&quot;Geistlinger&quot;,&quot;given&quot;:&quot;Ludwig&quot;,&quot;parse-names&quot;:false,&quot;dropping-particle&quot;:&quot;&quot;,&quot;non-dropping-particle&quot;:&quot;&quot;},{&quot;family&quot;:&quot;Marini&quot;,&quot;given&quot;:&quot;Federico&quot;,&quot;parse-names&quot;:false,&quot;dropping-particle&quot;:&quot;&quot;,&quot;non-dropping-particle&quot;:&quot;&quot;},{&quot;family&quot;:&quot;Rue-Albrecht&quot;,&quot;given&quot;:&quot;Kevin&quot;,&quot;parse-names&quot;:false,&quot;dropping-particle&quot;:&quot;&quot;,&quot;non-dropping-particle&quot;:&quot;&quot;},{&quot;family&quot;:&quot;Risso&quot;,&quot;given&quot;:&quot;Davide&quot;,&quot;parse-names&quot;:false,&quot;dropping-particle&quot;:&quot;&quot;,&quot;non-dropping-particle&quot;:&quot;&quot;},{&quot;family&quot;:&quot;Soneson&quot;,&quot;given&quot;:&quot;Charlotte&quot;,&quot;parse-names&quot;:false,&quot;dropping-particle&quot;:&quot;&quot;,&quot;non-dropping-particle&quot;:&quot;&quot;},{&quot;family&quot;:&quot;Waldron&quot;,&quot;given&quot;:&quot;Levi&quot;,&quot;parse-names&quot;:false,&quot;dropping-particle&quot;:&quot;&quot;,&quot;non-dropping-particle&quot;:&quot;&quot;},{&quot;family&quot;:&quot;Pagès&quot;,&quot;given&quot;:&quot;Hervé&quot;,&quot;parse-names&quot;:false,&quot;dropping-particle&quot;:&quot;&quot;,&quot;non-dropping-particle&quot;:&quot;&quot;},{&quot;family&quot;:&quot;Smith&quot;,&quot;given&quot;:&quot;Mike L&quot;,&quot;parse-names&quot;:false,&quot;dropping-particle&quot;:&quot;&quot;,&quot;non-dropping-particle&quot;:&quot;&quot;},{&quot;family&quot;:&quot;Huber&quot;,&quot;given&quot;:&quot;Wolfgang&quot;,&quot;parse-names&quot;:false,&quot;dropping-particle&quot;:&quot;&quot;,&quot;non-dropping-particle&quot;:&quot;&quot;},{&quot;family&quot;:&quot;Morgan&quot;,&quot;given&quot;:&quot;Martin&quot;,&quot;parse-names&quot;:false,&quot;dropping-particle&quot;:&quot;&quot;,&quot;non-dropping-particle&quot;:&quot;&quot;},{&quot;family&quot;:&quot;Gottardo&quot;,&quot;given&quot;:&quot;Raphael&quot;,&quot;parse-names&quot;:false,&quot;dropping-particle&quot;:&quot;&quot;,&quot;non-dropping-particle&quot;:&quot;&quot;},{&quot;family&quot;:&quot;Hicks&quot;,&quot;given&quot;:&quot;Stephanie C&quot;,&quot;parse-names&quot;:false,&quot;dropping-particle&quot;:&quot;&quot;,&quot;non-dropping-particle&quot;:&quot;&quot;}],&quot;container-title&quot;:&quot;Nature methods&quot;,&quot;container-title-short&quot;:&quot;Nat Methods&quot;,&quot;DOI&quot;:&quot;10.1038/s41592-019-0654-x&quot;,&quot;ISSN&quot;:&quot;1548-7105&quot;,&quot;PMID&quot;:&quot;31792435&quot;,&quot;issued&quot;:{&quot;date-parts&quot;:[[2020,2]]},&quot;page&quot;:&quot;137-145&quot;,&quot;abstract&quot;:&quot;Recent technological advancements have enabled the profiling of a large number of genome-wide features in individual cells. However, single-cell data present unique challenges that require the development of specialized methods and software infrastructure to successfully derive biological insights. The Bioconductor project has rapidly grown to meet these demands, hosting community-developed open-source software distributed as R packages. Featuring state-of-the-art computational methods, standardized data infrastructure and interactive data visualization tools, we present an overview and online book (https://osca.bioconductor.org) of single-cell methods for prospective users.&quot;,&quot;issue&quot;:&quot;2&quot;,&quot;volume&quot;:&quot;17&quot;},&quot;isTemporary&quot;:false},{&quot;id&quot;:&quot;7788e84d-d328-3653-b0dd-ac2a13e1335b&quot;,&quot;itemData&quot;:{&quot;type&quot;:&quot;article-journal&quot;,&quot;id&quot;:&quot;7788e84d-d328-3653-b0dd-ac2a13e1335b&quot;,&quot;title&quot;:&quot;ExperimentSubset: An R package to manage subsets of Bioconductor Experiment objects.&quot;,&quot;author&quot;:[{&quot;family&quot;:&quot;Sarfraz&quot;,&quot;given&quot;:&quot;Irzam&quot;,&quot;parse-names&quot;:false,&quot;dropping-particle&quot;:&quot;&quot;,&quot;non-dropping-particle&quot;:&quot;&quot;},{&quot;family&quot;:&quot;Asif&quot;,&quot;given&quot;:&quot;Muhammad&quot;,&quot;parse-names&quot;:false,&quot;dropping-particle&quot;:&quot;&quot;,&quot;non-dropping-particle&quot;:&quot;&quot;},{&quot;family&quot;:&quot;Campbell&quot;,&quot;given&quot;:&quot;Joshua D&quot;,&quot;parse-names&quot;:false,&quot;dropping-particle&quot;:&quot;&quot;,&quot;non-dropping-particle&quot;:&quot;&quot;}],&quot;container-title&quot;:&quot;Bioinformatics (Oxford, England)&quot;,&quot;container-title-short&quot;:&quot;Bioinformatics&quot;,&quot;DOI&quot;:&quot;10.1093/bioinformatics/btab179&quot;,&quot;ISSN&quot;:&quot;1367-4811&quot;,&quot;PMID&quot;:&quot;33715007&quot;,&quot;URL&quot;:&quot;http://www.ncbi.nlm.nih.gov/pubmed/33715007&quot;,&quot;issued&quot;:{&quot;date-parts&quot;:[[2021,3,14]]},&quot;abstract&quot;:&quot;MOTIVATION 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 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RESULTS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 AVAILABILITY ExperimentSubset package is available at Bioconductor: https://bioconductor.org/packages/ExperimentSubset/ and Github: https://github.com/campbio/ExperimentSubset. SUPPLEMENTARY INFORMATION Supplementary data are available at Bioinformatics online.&quot;},&quot;isTemporary&quot;:false},{&quot;id&quot;:&quot;6ca9e5a6-076d-387a-a38e-63e0f59f9399&quot;,&quot;itemData&quot;:{&quot;type&quot;:&quot;article-journal&quot;,&quot;id&quot;:&quot;6ca9e5a6-076d-387a-a38e-63e0f59f9399&quot;,&quot;title&quot;:&quot;Software for the Integration of Multiomics Experiments in Bioconductor.&quot;,&quot;author&quot;:[{&quot;family&quot;:&quot;Ramos&quot;,&quot;given&quot;:&quot;Marcel&quot;,&quot;parse-names&quot;:false,&quot;dropping-particle&quot;:&quot;&quot;,&quot;non-dropping-particle&quot;:&quot;&quot;},{&quot;family&quot;:&quot;Schiffer&quot;,&quot;given&quot;:&quot;Lucas&quot;,&quot;parse-names&quot;:false,&quot;dropping-particle&quot;:&quot;&quot;,&quot;non-dropping-particle&quot;:&quot;&quot;},{&quot;family&quot;:&quot;Re&quot;,&quot;given&quot;:&quot;Angela&quot;,&quot;parse-names&quot;:false,&quot;dropping-particle&quot;:&quot;&quot;,&quot;non-dropping-particle&quot;:&quot;&quot;},{&quot;family&quot;:&quot;Azhar&quot;,&quot;given&quot;:&quot;Rimsha&quot;,&quot;parse-names&quot;:false,&quot;dropping-particle&quot;:&quot;&quot;,&quot;non-dropping-particle&quot;:&quot;&quot;},{&quot;family&quot;:&quot;Basunia&quot;,&quot;given&quot;:&quot;Azfar&quot;,&quot;parse-names&quot;:false,&quot;dropping-particle&quot;:&quot;&quot;,&quot;non-dropping-particle&quot;:&quot;&quot;},{&quot;family&quot;:&quot;Rodriguez&quot;,&quot;given&quot;:&quot;Carmen&quot;,&quot;parse-names&quot;:false,&quot;dropping-particle&quot;:&quot;&quot;,&quot;non-dropping-particle&quot;:&quot;&quot;},{&quot;family&quot;:&quot;Chan&quot;,&quot;given&quot;:&quot;Tiffany&quot;,&quot;parse-names&quot;:false,&quot;dropping-particle&quot;:&quot;&quot;,&quot;non-dropping-particle&quot;:&quot;&quot;},{&quot;family&quot;:&quot;Chapman&quot;,&quot;given&quot;:&quot;Phil&quot;,&quot;parse-names&quot;:false,&quot;dropping-particle&quot;:&quot;&quot;,&quot;non-dropping-particle&quot;:&quot;&quot;},{&quot;family&quot;:&quot;Davis&quot;,&quot;given&quot;:&quot;Sean R&quot;,&quot;parse-names&quot;:false,&quot;dropping-particle&quot;:&quot;&quot;,&quot;non-dropping-particle&quot;:&quot;&quot;},{&quot;family&quot;:&quot;Gomez-Cabrero&quot;,&quot;given&quot;:&quot;David&quot;,&quot;parse-names&quot;:false,&quot;dropping-particle&quot;:&quot;&quot;,&quot;non-dropping-particle&quot;:&quot;&quot;},{&quot;family&quot;:&quot;Culhane&quot;,&quot;given&quot;:&quot;Aedin C&quot;,&quot;parse-names&quot;:false,&quot;dropping-particle&quot;:&quot;&quot;,&quot;non-dropping-particle&quot;:&quot;&quot;},{&quot;family&quot;:&quot;Haibe-Kains&quot;,&quot;given&quot;:&quot;Benjamin&quot;,&quot;parse-names&quot;:false,&quot;dropping-particle&quot;:&quot;&quot;,&quot;non-dropping-particle&quot;:&quot;&quot;},{&quot;family&quot;:&quot;Hansen&quot;,&quot;given&quot;:&quot;Kasper D&quot;,&quot;parse-names&quot;:false,&quot;dropping-particle&quot;:&quot;&quot;,&quot;non-dropping-particle&quot;:&quot;&quot;},{&quot;family&quot;:&quot;Kodali&quot;,&quot;given&quot;:&quot;Hanish&quot;,&quot;parse-names&quot;:false,&quot;dropping-particle&quot;:&quot;&quot;,&quot;non-dropping-particle&quot;:&quot;&quot;},{&quot;family&quot;:&quot;Louis&quot;,&quot;given&quot;:&quot;Marie S&quot;,&quot;parse-names&quot;:false,&quot;dropping-particle&quot;:&quot;&quot;,&quot;non-dropping-particle&quot;:&quot;&quot;},{&quot;family&quot;:&quot;Mer&quot;,&quot;given&quot;:&quot;Arvind S&quot;,&quot;parse-names&quot;:false,&quot;dropping-particle&quot;:&quot;&quot;,&quot;non-dropping-particle&quot;:&quot;&quot;},{&quot;family&quot;:&quot;Riester&quot;,&quot;given&quot;:&quot;Markus&quot;,&quot;parse-names&quot;:false,&quot;dropping-particle&quot;:&quot;&quot;,&quot;non-dropping-particle&quot;:&quot;&quot;},{&quot;family&quot;:&quot;Morgan&quot;,&quot;given&quot;:&quot;Martin&quot;,&quot;parse-names&quot;:false,&quot;dropping-particle&quot;:&quot;&quot;,&quot;non-dropping-particle&quot;:&quot;&quot;},{&quot;family&quot;:&quot;Carey&quot;,&quot;given&quot;:&quot;Vince&quot;,&quot;parse-names&quot;:false,&quot;dropping-particle&quot;:&quot;&quot;,&quot;non-dropping-particle&quot;:&quot;&quot;},{&quot;family&quot;:&quot;Waldron&quot;,&quot;given&quot;:&quot;Levi&quot;,&quot;parse-names&quot;:false,&quot;dropping-particle&quot;:&quot;&quot;,&quot;non-dropping-particle&quot;:&quot;&quot;}],&quot;container-title&quot;:&quot;Cancer research&quot;,&quot;container-title-short&quot;:&quot;Cancer Res&quot;,&quot;DOI&quot;:&quot;10.1158/0008-5472.CAN-17-0344&quot;,&quot;ISSN&quot;:&quot;1538-7445&quot;,&quot;PMID&quot;:&quot;29092936&quot;,&quot;issued&quot;:{&quot;date-parts&quot;:[[2017,11,1]]},&quot;page&quot;:&quot;e39-e42&quot;,&quot;abstract&quot;:&quot;Multiomics experiments are increasingly commonplace in biomedical research and add layers of complexity to experimental design, data integration, and analysis. R and Bioconductor provide a generic framework for statistical analysis and visualization, as well as specialized data classes for a variety of high-throughput data types, but methods are lacking for integrative analysis of multiomics experiments. The MultiAssayExperiment software package, implemented in R and leveraging Bioconductor software and design principles, provides for the coordinated representation of, storage of, and operation on multiple diverse genomics data. We provide the unrestricted multiple 'omics data for each cancer tissue in The Cancer Genome Atlas as ready-to-analyze MultiAssayExperiment objects and demonstrate in these and other datasets how the software simplifies data representation, statistical analysis, and visualization. The MultiAssayExperiment Bioconductor package reduces major obstacles to efficient, scalable, and reproducible statistical analysis of multiomics data and enhances data science applications of multiple omics datasets. Cancer Res; 77(21); e39-42. ©2017 AACR.&quot;,&quot;issue&quot;:&quot;21&quot;,&quot;volume&quot;:&quot;77&quot;},&quot;isTemporary&quot;:false}]},{&quot;citationID&quot;:&quot;MENDELEY_CITATION_b98bc68e-3330-40e3-b952-88eb9f86497a&quot;,&quot;properties&quot;:{&quot;noteIndex&quot;:0},&quot;isEdited&quot;:false,&quot;manualOverride&quot;:{&quot;isManuallyOverridden&quot;:false,&quot;citeprocText&quot;:&quot;&lt;sup&gt;8,13,14&lt;/sup&gt;&quot;,&quot;manualOverrideText&quot;:&quot;&quot;},&quot;citationTag&quot;:&quot;MENDELEY_CITATION_v3_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&quot;,&quot;citationItems&quot;:[{&quot;id&quot;:&quot;63982196-8f0f-3bef-b233-e9031b971d98&quot;,&quot;itemData&quot;:{&quot;type&quot;:&quot;article-journal&quot;,&quot;id&quot;:&quot;63982196-8f0f-3bef-b233-e9031b971d98&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container-title-short&quot;:&quot;Genome Biol&quot;,&quot;DOI&quot;:&quot;10.1186/s13059-017-1382-0&quot;,&quot;ISSN&quot;:&quot;1474-760X&quot;,&quot;issued&quot;:{&quot;date-parts&quot;:[[2018,12]]},&quot;page&quot;:&quot;15&quot;,&quot;issue&quot;:&quot;1&quot;,&quot;volume&quot;:&quot;19&quot;},&quot;isTemporary&quot;:false},{&quot;id&quot;:&quot;6c6423f5-4dfe-38e4-a654-84ead1f0067d&quot;,&quot;itemData&quot;:{&quot;type&quot;:&quot;article-journal&quot;,&quot;id&quot;:&quot;6c6423f5-4dfe-38e4-a654-84ead1f0067d&quot;,&quot;title&quot;:&quot;Integrative single-cell analysis&quot;,&quot;author&quot;:[{&quot;family&quot;:&quot;Stuart&quot;,&quot;given&quot;:&quot;Tim&quot;,&quot;parse-names&quot;:false,&quot;dropping-particle&quot;:&quot;&quot;,&quot;non-dropping-particle&quot;:&quot;&quot;},{&quot;family&quot;:&quot;Satija&quot;,&quot;given&quot;:&quot;Rahul&quot;,&quot;parse-names&quot;:false,&quot;dropping-particle&quot;:&quot;&quot;,&quot;non-dropping-particle&quot;:&quot;&quot;}],&quot;container-title&quot;:&quot;Nature Reviews Genetics&quot;,&quot;container-title-short&quot;:&quot;Nat Rev Genet&quot;,&quot;DOI&quot;:&quot;10.1038/s41576-019-0093-7&quot;,&quot;ISSN&quot;:&quot;14710064&quot;,&quot;URL&quot;:&quot;http://dx.doi.org/10.1038/s41576-019-0093-7&quot;,&quot;issued&quot;:{&quot;date-parts&quot;:[[2019]]},&quot;page&quot;:&quot;257-272&quot;,&quot;abstract&quot;:&quot;The recent maturation of single-cell RNA sequencing (scRNA-seq) technologies has coincided with transformative new methods to profile genetic, epigenetic, spatial, proteomic and lineage information in individual cells. This provides unique opportunities, alongside computational challenges, for integrative methods that can jointly learn across multiple types of data. Integrated analysis can discover relationships across cellular modalities, learn a holistic representation of the cell state, and enable the pooling of data sets produced across individuals and technologies. In this Review, we discuss the recent advances in the collection and integration of different data types at single-cell resolution with a focus on the integration of gene expression data with other types of single-cell measurement.&quot;,&quot;publisher&quot;:&quot;Springer US&quot;,&quot;issue&quot;:&quot;5&quot;,&quot;volume&quot;:&quot;20&quot;},&quot;isTemporary&quot;:false},{&quot;id&quot;:&quot;d04ddce7-0703-3729-8ef9-a18b6127e584&quot;,&quot;itemData&quot;:{&quot;type&quot;:&quot;article-journal&quot;,&quot;id&quot;:&quot;d04ddce7-0703-3729-8ef9-a18b6127e584&quot;,&quot;title&quot;:&quot;Integrating single-cell transcriptomic data across different conditions, technologies, and species.&quot;,&quot;author&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Smibert&quot;,&quot;given&quot;:&quot;Peter&quot;,&quot;parse-names&quot;:false,&quot;dropping-particle&quot;:&quot;&quot;,&quot;non-dropping-particle&quot;:&quot;&quot;},{&quot;family&quot;:&quot;Papalexi&quot;,&quot;given&quot;:&quot;Efthymia&quot;,&quot;parse-names&quot;:false,&quot;dropping-particle&quot;:&quot;&quot;,&quot;non-dropping-particle&quot;:&quot;&quot;},{&quot;family&quot;:&quot;Satija&quot;,&quot;given&quot;:&quot;Rahul&quot;,&quot;parse-names&quot;:false,&quot;dropping-particle&quot;:&quot;&quot;,&quot;non-dropping-particle&quot;:&quot;&quot;}],&quot;container-title&quot;:&quot;Nature biotechnology&quot;,&quot;container-title-short&quot;:&quot;Nat Biotechnol&quot;,&quot;DOI&quot;:&quot;10.1038/nbt.4096&quot;,&quot;ISSN&quot;:&quot;1546-1696&quot;,&quot;PMID&quot;:&quot;29608179&quot;,&quot;issued&quot;:{&quot;date-parts&quot;:[[2018,6]]},&quot;page&quot;:&quot;411-420&quot;,&quot;abstract&quot;:&quo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quot;,&quot;issue&quot;:&quot;5&quot;,&quot;volume&quot;:&quot;36&quot;},&quot;isTemporary&quot;:false}]},{&quot;citationID&quot;:&quot;MENDELEY_CITATION_8a94655c-7f91-4de9-ab40-374cccc8e870&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&quot;,&quot;citationItems&quot;:[{&quot;id&quot;:&quot;590155d1-23e4-353e-ba40-245543d0ae66&quot;,&quot;itemData&quot;:{&quot;type&quot;:&quot;article-journal&quot;,&quot;id&quot;:&quot;590155d1-23e4-353e-ba40-245543d0ae66&quot;,&quot;title&quot;:&quot;Computational strategies for single-cell multi-omics integration.&quot;,&quot;author&quot;:[{&quot;family&quot;:&quot;Adossa&quot;,&quot;given&quot;:&quot;Nigatu&quot;,&quot;parse-names&quot;:false,&quot;dropping-particle&quot;:&quot;&quot;,&quot;non-dropping-particle&quot;:&quot;&quot;},{&quot;family&quot;:&quot;Khan&quot;,&quot;given&quot;:&quot;Sofia&quot;,&quot;parse-names&quot;:false,&quot;dropping-particle&quot;:&quot;&quot;,&quot;non-dropping-particle&quot;:&quot;&quot;},{&quot;family&quot;:&quot;Rytkönen&quot;,&quot;given&quot;:&quot;Kalle T&quot;,&quot;parse-names&quot;:false,&quot;dropping-particle&quot;:&quot;&quot;,&quot;non-dropping-particle&quot;:&quot;&quot;},{&quot;family&quot;:&quot;Elo&quot;,&quot;given&quot;:&quot;Laura L&quot;,&quot;parse-names&quot;:false,&quot;dropping-particle&quot;:&quot;&quot;,&quot;non-dropping-particle&quot;:&quot;&quot;}],&quot;container-title&quot;:&quot;Computational and structural biotechnology journal&quot;,&quot;container-title-short&quot;:&quot;Comput Struct Biotechnol J&quot;,&quot;DOI&quot;:&quot;10.1016/j.csbj.2021.04.060&quot;,&quot;ISSN&quot;:&quot;2001-0370&quot;,&quot;PMID&quot;:&quot;34025945&quot;,&quot;issued&quot;:{&quot;date-parts&quot;:[[2021]]},&quot;page&quot;:&quot;2588-2596&quot;,&quot;abstract&quot;:&quot;Single-cell omics technologies are currently solving biological and medical problems that earlier have remained elusive, such as discovery of new cell types, cellular differentiation trajectories and communication networks across cells and tissues. Current advances especially in single-cell multi-omics hold high potential for breakthroughs by integration of multiple different omics layers. To pair with the recent biotechnological developments, many computational approaches to process and analyze single-cell multi-omics data have been proposed. In this review, we first introduce recent developments in single-cell multi-omics in general and then focus on the available data integration strategies. The integration approaches are divided into three categories: early, intermediate, and late data integration. For each category, we describe the underlying conceptual principles and main characteristics, as well as provide examples of currently available tools and how they have been applied to analyze single-cell multi-omics data. Finally, we explore the challenges and prospective future directions of single-cell multi-omics data integration, including examples of adopting multi-view analysis approaches used in other disciplines to single-cell multi-omics.&quot;,&quot;volume&quot;:&quot;19&quot;},&quot;isTemporary&quot;:false}]},{&quot;citationID&quot;:&quot;MENDELEY_CITATION_5631a945-2caf-47a6-976b-ade4e2360719&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&quot;,&quot;citationItems&quot;:[{&quot;id&quot;:&quot;7788e84d-d328-3653-b0dd-ac2a13e1335b&quot;,&quot;itemData&quot;:{&quot;type&quot;:&quot;article-journal&quot;,&quot;id&quot;:&quot;7788e84d-d328-3653-b0dd-ac2a13e1335b&quot;,&quot;title&quot;:&quot;ExperimentSubset: An R package to manage subsets of Bioconductor Experiment objects.&quot;,&quot;author&quot;:[{&quot;family&quot;:&quot;Sarfraz&quot;,&quot;given&quot;:&quot;Irzam&quot;,&quot;parse-names&quot;:false,&quot;dropping-particle&quot;:&quot;&quot;,&quot;non-dropping-particle&quot;:&quot;&quot;},{&quot;family&quot;:&quot;Asif&quot;,&quot;given&quot;:&quot;Muhammad&quot;,&quot;parse-names&quot;:false,&quot;dropping-particle&quot;:&quot;&quot;,&quot;non-dropping-particle&quot;:&quot;&quot;},{&quot;family&quot;:&quot;Campbell&quot;,&quot;given&quot;:&quot;Joshua D&quot;,&quot;parse-names&quot;:false,&quot;dropping-particle&quot;:&quot;&quot;,&quot;non-dropping-particle&quot;:&quot;&quot;}],&quot;container-title&quot;:&quot;Bioinformatics (Oxford, England)&quot;,&quot;container-title-short&quot;:&quot;Bioinformatics&quot;,&quot;DOI&quot;:&quot;10.1093/bioinformatics/btab179&quot;,&quot;ISSN&quot;:&quot;1367-4811&quot;,&quot;PMID&quot;:&quot;33715007&quot;,&quot;URL&quot;:&quot;http://www.ncbi.nlm.nih.gov/pubmed/33715007&quot;,&quot;issued&quot;:{&quot;date-parts&quot;:[[2021,3,14]]},&quot;abstract&quot;:&quot;MOTIVATION 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 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RESULTS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 AVAILABILITY ExperimentSubset package is available at Bioconductor: https://bioconductor.org/packages/ExperimentSubset/ and Github: https://github.com/campbio/ExperimentSubset. SUPPLEMENTARY INFORMATION Supplementary data are available at Bioinformatics online.&quot;},&quot;isTemporary&quot;:false}]},{&quot;citationID&quot;:&quot;MENDELEY_CITATION_36104845-bf0f-4dc7-9b03-8455e1bef755&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&quot;,&quot;citationItems&quot;:[{&quot;id&quot;:&quot;df0013a6-baf7-356d-8675-785d8e6861ca&quot;,&quot;itemData&quot;:{&quot;type&quot;:&quot;article-journal&quot;,&quot;id&quot;:&quot;df0013a6-baf7-356d-8675-785d8e6861ca&quot;,&quot;title&quot;:&quot;The FAIR Guiding Principles for scientific data management and stewardship.&quot;,&quot;author&quot;:[{&quot;family&quot;:&quot;Wilkinson&quot;,&quot;given&quot;:&quot;Mark D&quot;,&quot;parse-names&quot;:false,&quot;dropping-particle&quot;:&quot;&quot;,&quot;non-dropping-particle&quot;:&quot;&quot;},{&quot;family&quot;:&quot;Dumontier&quot;,&quot;given&quot;:&quot;Michel&quot;,&quot;parse-names&quot;:false,&quot;dropping-particle&quot;:&quot;&quot;,&quot;non-dropping-particle&quot;:&quot;&quot;},{&quot;family&quot;:&quot;Aalbersberg&quot;,&quot;given&quot;:&quot;I Jsbrand Jan&quot;,&quot;parse-names&quot;:false,&quot;dropping-particle&quot;:&quot;&quot;,&quot;non-dropping-particle&quot;:&quot;&quot;},{&quot;family&quot;:&quot;Appleton&quot;,&quot;given&quot;:&quot;Gabrielle&quot;,&quot;parse-names&quot;:false,&quot;dropping-particle&quot;:&quot;&quot;,&quot;non-dropping-particle&quot;:&quot;&quot;},{&quot;family&quot;:&quot;Axton&quot;,&quot;given&quot;:&quot;Myles&quot;,&quot;parse-names&quot;:false,&quot;dropping-particle&quot;:&quot;&quot;,&quot;non-dropping-particle&quot;:&quot;&quot;},{&quot;family&quot;:&quot;Baak&quot;,&quot;given&quot;:&quot;Arie&quot;,&quot;parse-names&quot;:false,&quot;dropping-particle&quot;:&quot;&quot;,&quot;non-dropping-particle&quot;:&quot;&quot;},{&quot;family&quot;:&quot;Blomberg&quot;,&quot;given&quot;:&quot;Niklas&quot;,&quot;parse-names&quot;:false,&quot;dropping-particle&quot;:&quot;&quot;,&quot;non-dropping-particle&quot;:&quot;&quot;},{&quot;family&quot;:&quot;Boiten&quot;,&quot;given&quot;:&quot;Jan-Willem&quot;,&quot;parse-names&quot;:false,&quot;dropping-particle&quot;:&quot;&quot;,&quot;non-dropping-particle&quot;:&quot;&quot;},{&quot;family&quot;:&quot;Silva Santos&quot;,&quot;given&quot;:&quot;Luiz Bonino&quot;,&quot;parse-names&quot;:false,&quot;dropping-particle&quot;:&quot;&quot;,&quot;non-dropping-particle&quot;:&quot;da&quot;},{&quot;family&quot;:&quot;Bourne&quot;,&quot;given&quot;:&quot;Philip E&quot;,&quot;parse-names&quot;:false,&quot;dropping-particle&quot;:&quot;&quot;,&quot;non-dropping-particle&quot;:&quot;&quot;},{&quot;family&quot;:&quot;Bouwman&quot;,&quot;given&quot;:&quot;Jildau&quot;,&quot;parse-names&quot;:false,&quot;dropping-particle&quot;:&quot;&quot;,&quot;non-dropping-particle&quot;:&quot;&quot;},{&quot;family&quot;:&quot;Brookes&quot;,&quot;given&quot;:&quot;Anthony J&quot;,&quot;parse-names&quot;:false,&quot;dropping-particle&quot;:&quot;&quot;,&quot;non-dropping-particle&quot;:&quot;&quot;},{&quot;family&quot;:&quot;Clark&quot;,&quot;given&quot;:&quot;Tim&quot;,&quot;parse-names&quot;:false,&quot;dropping-particle&quot;:&quot;&quot;,&quot;non-dropping-particle&quot;:&quot;&quot;},{&quot;family&quot;:&quot;Crosas&quot;,&quot;given&quot;:&quot;Mercè&quot;,&quot;parse-names&quot;:false,&quot;dropping-particle&quot;:&quot;&quot;,&quot;non-dropping-particle&quot;:&quot;&quot;},{&quot;family&quot;:&quot;Dillo&quot;,&quot;given&quot;:&quot;Ingrid&quot;,&quot;parse-names&quot;:false,&quot;dropping-particle&quot;:&quot;&quot;,&quot;non-dropping-particle&quot;:&quot;&quot;},{&quot;family&quot;:&quot;Dumon&quot;,&quot;given&quot;:&quot;Olivier&quot;,&quot;parse-names&quot;:false,&quot;dropping-particle&quot;:&quot;&quot;,&quot;non-dropping-particle&quot;:&quot;&quot;},{&quot;family&quot;:&quot;Edmunds&quot;,&quot;given&quot;:&quot;Scott&quot;,&quot;parse-names&quot;:false,&quot;dropping-particle&quot;:&quot;&quot;,&quot;non-dropping-particle&quot;:&quot;&quot;},{&quot;family&quot;:&quot;Evelo&quot;,&quot;given&quot;:&quot;Chris T&quot;,&quot;parse-names&quot;:false,&quot;dropping-particle&quot;:&quot;&quot;,&quot;non-dropping-particle&quot;:&quot;&quot;},{&quot;family&quot;:&quot;Finkers&quot;,&quot;given&quot;:&quot;Richard&quot;,&quot;parse-names&quot;:false,&quot;dropping-particle&quot;:&quot;&quot;,&quot;non-dropping-particle&quot;:&quot;&quot;},{&quot;family&quot;:&quot;Gonzalez-Beltran&quot;,&quot;given&quot;:&quot;Alejandra&quot;,&quot;parse-names&quot;:false,&quot;dropping-particle&quot;:&quot;&quot;,&quot;non-dropping-particle&quot;:&quot;&quot;},{&quot;family&quot;:&quot;Gray&quot;,&quot;given&quot;:&quot;Alasdair J G&quot;,&quot;parse-names&quot;:false,&quot;dropping-particle&quot;:&quot;&quot;,&quot;non-dropping-particle&quot;:&quot;&quot;},{&quot;family&quot;:&quot;Groth&quot;,&quot;given&quot;:&quot;Paul&quot;,&quot;parse-names&quot;:false,&quot;dropping-particle&quot;:&quot;&quot;,&quot;non-dropping-particle&quot;:&quot;&quot;},{&quot;family&quot;:&quot;Goble&quot;,&quot;given&quot;:&quot;Carole&quot;,&quot;parse-names&quot;:false,&quot;dropping-particle&quot;:&quot;&quot;,&quot;non-dropping-particle&quot;:&quot;&quot;},{&quot;family&quot;:&quot;Grethe&quot;,&quot;given&quot;:&quot;Jeffrey S&quot;,&quot;parse-names&quot;:false,&quot;dropping-particle&quot;:&quot;&quot;,&quot;non-dropping-particle&quot;:&quot;&quot;},{&quot;family&quot;:&quot;Heringa&quot;,&quot;given&quot;:&quot;Jaap&quot;,&quot;parse-names&quot;:false,&quot;dropping-particle&quot;:&quot;&quot;,&quot;non-dropping-particle&quot;:&quot;&quot;},{&quot;family&quot;:&quot;'t Hoen&quot;,&quot;given&quot;:&quot;Peter A C&quot;,&quot;parse-names&quot;:false,&quot;dropping-particle&quot;:&quot;&quot;,&quot;non-dropping-particle&quot;:&quot;&quot;},{&quot;family&quot;:&quot;Hooft&quot;,&quot;given&quot;:&quot;Rob&quot;,&quot;parse-names&quot;:false,&quot;dropping-particle&quot;:&quot;&quot;,&quot;non-dropping-particle&quot;:&quot;&quot;},{&quot;family&quot;:&quot;Kuhn&quot;,&quot;given&quot;:&quot;Tobias&quot;,&quot;parse-names&quot;:false,&quot;dropping-particle&quot;:&quot;&quot;,&quot;non-dropping-particle&quot;:&quot;&quot;},{&quot;family&quot;:&quot;Kok&quot;,&quot;given&quot;:&quot;Ruben&quot;,&quot;parse-names&quot;:false,&quot;dropping-particle&quot;:&quot;&quot;,&quot;non-dropping-particle&quot;:&quot;&quot;},{&quot;family&quot;:&quot;Kok&quot;,&quot;given&quot;:&quot;Joost&quot;,&quot;parse-names&quot;:false,&quot;dropping-particle&quot;:&quot;&quot;,&quot;non-dropping-particle&quot;:&quot;&quot;},{&quot;family&quot;:&quot;Lusher&quot;,&quot;given&quot;:&quot;Scott J&quot;,&quot;parse-names&quot;:false,&quot;dropping-particle&quot;:&quot;&quot;,&quot;non-dropping-particle&quot;:&quot;&quot;},{&quot;family&quot;:&quot;Martone&quot;,&quot;given&quot;:&quot;Maryann E&quot;,&quot;parse-names&quot;:false,&quot;dropping-particle&quot;:&quot;&quot;,&quot;non-dropping-particle&quot;:&quot;&quot;},{&quot;family&quot;:&quot;Mons&quot;,&quot;given&quot;:&quot;Albert&quot;,&quot;parse-names&quot;:false,&quot;dropping-particle&quot;:&quot;&quot;,&quot;non-dropping-particle&quot;:&quot;&quot;},{&quot;family&quot;:&quot;Packer&quot;,&quot;given&quot;:&quot;Abel L&quot;,&quot;parse-names&quot;:false,&quot;dropping-particle&quot;:&quot;&quot;,&quot;non-dropping-particle&quot;:&quot;&quot;},{&quot;family&quot;:&quot;Persson&quot;,&quot;given&quot;:&quot;Bengt&quot;,&quot;parse-names&quot;:false,&quot;dropping-particle&quot;:&quot;&quot;,&quot;non-dropping-particle&quot;:&quot;&quot;},{&quot;family&quot;:&quot;Rocca-Serra&quot;,&quot;given&quot;:&quot;Philippe&quot;,&quot;parse-names&quot;:false,&quot;dropping-particle&quot;:&quot;&quot;,&quot;non-dropping-particle&quot;:&quot;&quot;},{&quot;family&quot;:&quot;Roos&quot;,&quot;given&quot;:&quot;Marco&quot;,&quot;parse-names&quot;:false,&quot;dropping-particle&quot;:&quot;&quot;,&quot;non-dropping-particle&quot;:&quot;&quot;},{&quot;family&quot;:&quot;Schaik&quot;,&quot;given&quot;:&quot;Rene&quot;,&quot;parse-names&quot;:false,&quot;dropping-particle&quot;:&quot;&quot;,&quot;non-dropping-particle&quot;:&quot;van&quot;},{&quot;family&quot;:&quot;Sansone&quot;,&quot;given&quot;:&quot;Susanna-Assunta&quot;,&quot;parse-names&quot;:false,&quot;dropping-particle&quot;:&quot;&quot;,&quot;non-dropping-particle&quot;:&quot;&quot;},{&quot;family&quot;:&quot;Schultes&quot;,&quot;given&quot;:&quot;Erik&quot;,&quot;parse-names&quot;:false,&quot;dropping-particle&quot;:&quot;&quot;,&quot;non-dropping-particle&quot;:&quot;&quot;},{&quot;family&quot;:&quot;Sengstag&quot;,&quot;given&quot;:&quot;Thierry&quot;,&quot;parse-names&quot;:false,&quot;dropping-particle&quot;:&quot;&quot;,&quot;non-dropping-particle&quot;:&quot;&quot;},{&quot;family&quot;:&quot;Slater&quot;,&quot;given&quot;:&quot;Ted&quot;,&quot;parse-names&quot;:false,&quot;dropping-particle&quot;:&quot;&quot;,&quot;non-dropping-particle&quot;:&quot;&quot;},{&quot;family&quot;:&quot;Strawn&quot;,&quot;given&quot;:&quot;George&quot;,&quot;parse-names&quot;:false,&quot;dropping-particle&quot;:&quot;&quot;,&quot;non-dropping-particle&quot;:&quot;&quot;},{&quot;family&quot;:&quot;Swertz&quot;,&quot;given&quot;:&quot;Morris A&quot;,&quot;parse-names&quot;:false,&quot;dropping-particle&quot;:&quot;&quot;,&quot;non-dropping-particle&quot;:&quot;&quot;},{&quot;family&quot;:&quot;Thompson&quot;,&quot;given&quot;:&quot;Mark&quot;,&quot;parse-names&quot;:false,&quot;dropping-particle&quot;:&quot;&quot;,&quot;non-dropping-particle&quot;:&quot;&quot;},{&quot;family&quot;:&quot;Lei&quot;,&quot;given&quot;:&quot;Johan&quot;,&quot;parse-names&quot;:false,&quot;dropping-particle&quot;:&quot;&quot;,&quot;non-dropping-particle&quot;:&quot;van der&quot;},{&quot;family&quot;:&quot;Mulligen&quot;,&quot;given&quot;:&quot;Erik&quot;,&quot;parse-names&quot;:false,&quot;dropping-particle&quot;:&quot;&quot;,&quot;non-dropping-particle&quot;:&quot;van&quot;},{&quot;family&quot;:&quot;Velterop&quot;,&quot;given&quot;:&quot;Jan&quot;,&quot;parse-names&quot;:false,&quot;dropping-particle&quot;:&quot;&quot;,&quot;non-dropping-particle&quot;:&quot;&quot;},{&quot;family&quot;:&quot;Waagmeester&quot;,&quot;given&quot;:&quot;Andra&quot;,&quot;parse-names&quot;:false,&quot;dropping-particle&quot;:&quot;&quot;,&quot;non-dropping-particle&quot;:&quot;&quot;},{&quot;family&quot;:&quot;Wittenburg&quot;,&quot;given&quot;:&quot;Peter&quot;,&quot;parse-names&quot;:false,&quot;dropping-particle&quot;:&quot;&quot;,&quot;non-dropping-particle&quot;:&quot;&quot;},{&quot;family&quot;:&quot;Wolstencroft&quot;,&quot;given&quot;:&quot;Katherine&quot;,&quot;parse-names&quot;:false,&quot;dropping-particle&quot;:&quot;&quot;,&quot;non-dropping-particle&quot;:&quot;&quot;},{&quot;family&quot;:&quot;Zhao&quot;,&quot;given&quot;:&quot;Jun&quot;,&quot;parse-names&quot;:false,&quot;dropping-particle&quot;:&quot;&quot;,&quot;non-dropping-particle&quot;:&quot;&quot;},{&quot;family&quot;:&quot;Mons&quot;,&quot;given&quot;:&quot;Barend&quot;,&quot;parse-names&quot;:false,&quot;dropping-particle&quot;:&quot;&quot;,&quot;non-dropping-particle&quot;:&quot;&quot;}],&quot;container-title&quot;:&quot;Scientific data&quot;,&quot;container-title-short&quot;:&quot;Sci Data&quot;,&quot;DOI&quot;:&quot;10.1038/sdata.2016.18&quot;,&quot;ISSN&quot;:&quot;2052-4463&quot;,&quot;PMID&quot;:&quot;26978244&quot;,&quot;issued&quot;:{&quot;date-parts&quot;:[[2016,3,15]]},&quot;page&quot;:&quot;160018&quot;,&quot;abstract&quot;:&quo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quot;,&quot;volume&quot;:&quot;3&quot;},&quot;isTemporary&quot;:false}]},{&quot;citationID&quot;:&quot;MENDELEY_CITATION_a1074e8f-31e4-4bc1-a280-6c5eb5bbfe98&quot;,&quot;properties&quot;:{&quot;noteIndex&quot;:0},&quot;isEdited&quot;:false,&quot;manualOverride&quot;:{&quot;isManuallyOverridden&quot;:false,&quot;citeprocText&quot;:&quot;&lt;sup&gt;17,18&lt;/sup&gt;&quot;,&quot;manualOverrideText&quot;:&quot;&quot;},&quot;citationItems&quot;:[{&quot;id&quot;:&quot;138fe015-40ff-3e8d-a6b5-41164de6b904&quot;,&quot;itemData&quot;:{&quot;type&quot;:&quot;article-journal&quot;,&quot;id&quot;:&quot;138fe015-40ff-3e8d-a6b5-41164de6b904&quot;,&quot;title&quot;:&quot;Nextflow enables reproducible computational workflows.&quot;,&quot;author&quot;:[{&quot;family&quot;:&quot;Tommaso&quot;,&quot;given&quot;:&quot;Paolo&quot;,&quot;parse-names&quot;:false,&quot;dropping-particle&quot;:&quot;&quot;,&quot;non-dropping-particle&quot;:&quot;di&quot;},{&quot;family&quot;:&quot;Chatzou&quot;,&quot;given&quot;:&quot;Maria&quot;,&quot;parse-names&quot;:false,&quot;dropping-particle&quot;:&quot;&quot;,&quot;non-dropping-particle&quot;:&quot;&quot;},{&quot;family&quot;:&quot;Floden&quot;,&quot;given&quot;:&quot;Evan W&quot;,&quot;parse-names&quot;:false,&quot;dropping-particle&quot;:&quot;&quot;,&quot;non-dropping-particle&quot;:&quot;&quot;},{&quot;family&quot;:&quot;Barja&quot;,&quot;given&quot;:&quot;Pablo Prieto&quot;,&quot;parse-names&quot;:false,&quot;dropping-particle&quot;:&quot;&quot;,&quot;non-dropping-particle&quot;:&quot;&quot;},{&quot;family&quot;:&quot;Palumbo&quot;,&quot;given&quot;:&quot;Emilio&quot;,&quot;parse-names&quot;:false,&quot;dropping-particle&quot;:&quot;&quot;,&quot;non-dropping-particle&quot;:&quot;&quot;},{&quot;family&quot;:&quot;Notredame&quot;,&quot;given&quot;:&quot;Cedric&quot;,&quot;parse-names&quot;:false,&quot;dropping-particle&quot;:&quot;&quot;,&quot;non-dropping-particle&quot;:&quot;&quot;}],&quot;container-title&quot;:&quot;Nature biotechnology&quot;,&quot;container-title-short&quot;:&quot;Nat Biotechnol&quot;,&quot;DOI&quot;:&quot;10.1038/nbt.3820&quot;,&quot;ISSN&quot;:&quot;1546-1696&quot;,&quot;PMID&quot;:&quot;28398311&quot;,&quot;issued&quot;:{&quot;date-parts&quot;:[[2017,4,11]]},&quot;page&quot;:&quot;316-319&quot;,&quot;issue&quot;:&quot;4&quot;,&quot;volume&quot;:&quot;35&quot;},&quot;isTemporary&quot;:false},{&quot;id&quot;:&quot;6469b32d-181c-3bab-81c4-860d788926e0&quot;,&quot;itemData&quot;:{&quot;type&quot;:&quot;article-journal&quot;,&quot;id&quot;:&quot;6469b32d-181c-3bab-81c4-860d788926e0&quot;,&quot;title&quot;:&quot;Design considerations for workflow management systems use in production genomics research and the clinic.&quot;,&quot;author&quot;:[{&quot;family&quot;:&quot;Ahmed&quot;,&quot;given&quot;:&quot;Azza E&quot;,&quot;parse-names&quot;:false,&quot;dropping-particle&quot;:&quot;&quot;,&quot;non-dropping-particle&quot;:&quot;&quot;},{&quot;family&quot;:&quot;Allen&quot;,&quot;given&quot;:&quot;Joshua M&quot;,&quot;parse-names&quot;:false,&quot;dropping-particle&quot;:&quot;&quot;,&quot;non-dropping-particle&quot;:&quot;&quot;},{&quot;family&quot;:&quot;Bhat&quot;,&quot;given&quot;:&quot;Tajesvi&quot;,&quot;parse-names&quot;:false,&quot;dropping-particle&quot;:&quot;&quot;,&quot;non-dropping-particle&quot;:&quot;&quot;},{&quot;family&quot;:&quot;Burra&quot;,&quot;given&quot;:&quot;Prakruthi&quot;,&quot;parse-names&quot;:false,&quot;dropping-particle&quot;:&quot;&quot;,&quot;non-dropping-particle&quot;:&quot;&quot;},{&quot;family&quot;:&quot;Fliege&quot;,&quot;given&quot;:&quot;Christina E&quot;,&quot;parse-names&quot;:false,&quot;dropping-particle&quot;:&quot;&quot;,&quot;non-dropping-particle&quot;:&quot;&quot;},{&quot;family&quot;:&quot;Hart&quot;,&quot;given&quot;:&quot;Steven N&quot;,&quot;parse-names&quot;:false,&quot;dropping-particle&quot;:&quot;&quot;,&quot;non-dropping-particle&quot;:&quot;&quot;},{&quot;family&quot;:&quot;Heldenbrand&quot;,&quot;given&quot;:&quot;Jacob R&quot;,&quot;parse-names&quot;:false,&quot;dropping-particle&quot;:&quot;&quot;,&quot;non-dropping-particle&quot;:&quot;&quot;},{&quot;family&quot;:&quot;Hudson&quot;,&quot;given&quot;:&quot;Matthew E&quot;,&quot;parse-names&quot;:false,&quot;dropping-particle&quot;:&quot;&quot;,&quot;non-dropping-particle&quot;:&quot;&quot;},{&quot;family&quot;:&quot;Istanto&quot;,&quot;given&quot;:&quot;Dave Deandre&quot;,&quot;parse-names&quot;:false,&quot;dropping-particle&quot;:&quot;&quot;,&quot;non-dropping-particle&quot;:&quot;&quot;},{&quot;family&quot;:&quot;Kalmbach&quot;,&quot;given&quot;:&quot;Michael T&quot;,&quot;parse-names&quot;:false,&quot;dropping-particle&quot;:&quot;&quot;,&quot;non-dropping-particle&quot;:&quot;&quot;},{&quot;family&quot;:&quot;Kapraun&quot;,&quot;given&quot;:&quot;Gregory D&quot;,&quot;parse-names&quot;:false,&quot;dropping-particle&quot;:&quot;&quot;,&quot;non-dropping-particle&quot;:&quot;&quot;},{&quot;family&quot;:&quot;Kendig&quot;,&quot;given&quot;:&quot;Katherine I&quot;,&quot;parse-names&quot;:false,&quot;dropping-particle&quot;:&quot;&quot;,&quot;non-dropping-particle&quot;:&quot;&quot;},{&quot;family&quot;:&quot;Kendzior&quot;,&quot;given&quot;:&quot;Matthew Charles&quot;,&quot;parse-names&quot;:false,&quot;dropping-particle&quot;:&quot;&quot;,&quot;non-dropping-particle&quot;:&quot;&quot;},{&quot;family&quot;:&quot;Klee&quot;,&quot;given&quot;:&quot;Eric W&quot;,&quot;parse-names&quot;:false,&quot;dropping-particle&quot;:&quot;&quot;,&quot;non-dropping-particle&quot;:&quot;&quot;},{&quot;family&quot;:&quot;Mattson&quot;,&quot;given&quot;:&quot;Nate&quot;,&quot;parse-names&quot;:false,&quot;dropping-particle&quot;:&quot;&quot;,&quot;non-dropping-particle&quot;:&quot;&quot;},{&quot;family&quot;:&quot;Ross&quot;,&quot;given&quot;:&quot;Christian A&quot;,&quot;parse-names&quot;:false,&quot;dropping-particle&quot;:&quot;&quot;,&quot;non-dropping-particle&quot;:&quot;&quot;},{&quot;family&quot;:&quot;Sharif&quot;,&quot;given&quot;:&quot;Sami M&quot;,&quot;parse-names&quot;:false,&quot;dropping-particle&quot;:&quot;&quot;,&quot;non-dropping-particle&quot;:&quot;&quot;},{&quot;family&quot;:&quot;Venkatakrishnan&quot;,&quot;given&quot;:&quot;Ramshankar&quot;,&quot;parse-names&quot;:false,&quot;dropping-particle&quot;:&quot;&quot;,&quot;non-dropping-particle&quot;:&quot;&quot;},{&quot;family&quot;:&quot;Fadlelmola&quot;,&quot;given&quot;:&quot;Faisal M&quot;,&quot;parse-names&quot;:false,&quot;dropping-particle&quot;:&quot;&quot;,&quot;non-dropping-particle&quot;:&quot;&quot;},{&quot;family&quot;:&quot;Mainzer&quot;,&quot;given&quot;:&quot;Liudmila S&quot;,&quot;parse-names&quot;:false,&quot;dropping-particle&quot;:&quot;&quot;,&quot;non-dropping-particle&quot;:&quot;&quot;}],&quot;container-title&quot;:&quot;Scientific reports&quot;,&quot;container-title-short&quot;:&quot;Sci Rep&quot;,&quot;DOI&quot;:&quot;10.1038/s41598-021-99288-8&quot;,&quot;ISSN&quot;:&quot;2045-2322&quot;,&quot;PMID&quot;:&quot;34737383&quot;,&quot;issued&quot;:{&quot;date-parts&quot;:[[2021,11,4]]},&quot;page&quot;:&quot;21680&quot;,&quot;abstract&quot;:&quot;The changing landscape of genomics research and clinical practice has created a need for computational pipelines capable of efficiently orchestrating complex analysis stages while handling large volumes of data across heterogeneous computational environments. Workflow Management Systems (WfMSs) are the software components employed to fill this gap. This work provides an approach and systematic evaluation of key features of popular bioinformatics WfMSs in use today: Nextflow, CWL, and WDL and some of their executors, along with Swift/T, a workflow manager commonly used in high-scale physics applications. We employed two use cases: a variant-calling genomic pipeline and a scalability-testing framework, where both were run locally, on an HPC cluster, and in the cloud. This allowed for evaluation of those four WfMSs in terms of language expressiveness, modularity, scalability, robustness, reproducibility, interoperability, ease of development, along with adoption and usage in research labs and healthcare settings. This article is trying to answer, which WfMS should be chosen for a given bioinformatics application regardless of analysis type?. The choice of a given WfMS is a function of both its intrinsic language and engine features. Within bioinformatics, where analysts are a mix of dry and wet lab scientists, the choice is also governed by collaborations and adoption within large consortia and technical support provided by the WfMS team/community. As the community and its needs continue to evolve along with computational infrastructure, WfMSs will also evolve, especially those with permissive licenses that allow commercial use. In much the same way as the dataflow paradigm and containerization are now well understood to be very useful in bioinformatics applications, we will continue to see innovations of tools and utilities for other purposes, like big data technologies, interoperability, and provenance.&quot;,&quot;issue&quot;:&quot;1&quot;,&quot;volume&quot;:&quot;11&quot;},&quot;isTemporary&quot;:false}],&quot;citationTag&quot;:&quot;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&quot;},{&quot;citationID&quot;:&quot;MENDELEY_CITATION_81ad3ef7-010e-450a-9f14-7f31f229cdd7&quot;,&quot;properties&quot;:{&quot;noteIndex&quot;:0},&quot;isEdited&quot;:false,&quot;manualOverride&quot;:{&quot;isManuallyOverridden&quot;:false,&quot;citeprocText&quot;:&quot;&lt;sup&gt;8,9,19&lt;/sup&gt;&quot;,&quot;manualOverrideText&quot;:&quot;&quot;},&quot;citationTag&quot;:&quot;MENDELEY_CITATION_v3_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&quot;,&quot;citationItems&quot;:[{&quot;id&quot;:&quot;d04ddce7-0703-3729-8ef9-a18b6127e584&quot;,&quot;itemData&quot;:{&quot;type&quot;:&quot;article-journal&quot;,&quot;id&quot;:&quot;d04ddce7-0703-3729-8ef9-a18b6127e584&quot;,&quot;title&quot;:&quot;Integrating single-cell transcriptomic data across different conditions, technologies, and species.&quot;,&quot;author&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Smibert&quot;,&quot;given&quot;:&quot;Peter&quot;,&quot;parse-names&quot;:false,&quot;dropping-particle&quot;:&quot;&quot;,&quot;non-dropping-particle&quot;:&quot;&quot;},{&quot;family&quot;:&quot;Papalexi&quot;,&quot;given&quot;:&quot;Efthymia&quot;,&quot;parse-names&quot;:false,&quot;dropping-particle&quot;:&quot;&quot;,&quot;non-dropping-particle&quot;:&quot;&quot;},{&quot;family&quot;:&quot;Satija&quot;,&quot;given&quot;:&quot;Rahul&quot;,&quot;parse-names&quot;:false,&quot;dropping-particle&quot;:&quot;&quot;,&quot;non-dropping-particle&quot;:&quot;&quot;}],&quot;container-title&quot;:&quot;Nature biotechnology&quot;,&quot;container-title-short&quot;:&quot;Nat Biotechnol&quot;,&quot;DOI&quot;:&quot;10.1038/nbt.4096&quot;,&quot;ISSN&quot;:&quot;1546-1696&quot;,&quot;PMID&quot;:&quot;29608179&quot;,&quot;issued&quot;:{&quot;date-parts&quot;:[[2018,6]]},&quot;page&quot;:&quot;411-420&quot;,&quot;abstract&quot;:&quo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quot;,&quot;issue&quot;:&quot;5&quot;,&quot;volume&quot;:&quot;36&quot;},&quot;isTemporary&quot;:false},{&quot;id&quot;:&quot;cfdacbb5-7e05-3c64-902a-f6283dfca339&quot;,&quot;itemData&quot;:{&quot;type&quot;:&quot;article-journal&quot;,&quot;id&quot;:&quot;cfdacbb5-7e05-3c64-902a-f6283dfca339&quot;,&quot;title&quot;:&quot;Spatial reconstruction of single-cell gene expression data&quot;,&quot;author&quot;:[{&quot;family&quot;:&quot;Satija&quot;,&quot;given&quot;:&quot;Rahul&quot;,&quot;parse-names&quot;:false,&quot;dropping-particle&quot;:&quot;&quot;,&quot;non-dropping-particle&quot;:&quot;&quot;},{&quot;family&quot;:&quot;Farrell&quot;,&quot;given&quot;:&quot;Jeffrey a&quot;,&quot;parse-names&quot;:false,&quot;dropping-particle&quot;:&quot;&quot;,&quot;non-dropping-particle&quot;:&quot;&quot;},{&quot;family&quot;:&quot;Gennert&quot;,&quot;given&quot;:&quot;David&quot;,&quot;parse-names&quot;:false,&quot;dropping-particle&quot;:&quot;&quot;,&quot;non-dropping-particle&quot;:&quot;&quot;},{&quot;family&quot;:&quot;Schier&quot;,&quot;given&quot;:&quot;Alexander F&quot;,&quot;parse-names&quot;:false,&quot;dropping-particle&quot;:&quot;&quot;,&quot;non-dropping-particle&quot;:&quot;&quot;},{&quot;family&quot;:&quot;Regev&quot;,&quot;given&quot;:&quot;Aviv&quot;,&quot;parse-names&quot;:false,&quot;dropping-particle&quot;:&quot;&quot;,&quot;non-dropping-particle&quot;:&quot;&quot;}],&quot;container-title&quot;:&quot;Nature Biotechnology&quot;,&quot;container-title-short&quot;:&quot;Nat Biotechnol&quot;,&quot;DOI&quot;:&quot;10.1038/nbt.3192&quot;,&quot;ISSN&quot;:&quot;1087-0156&quot;,&quot;PMID&quot;:&quot;25867923&quot;,&quot;URL&quot;:&quot;http://www.nature.com/doifinder/10.1038/nbt.3192&quot;,&quot;issued&quot;:{&quot;date-parts&quot;:[[2015]]},&quot;issue&quot;:&quot;April&quot;},&quot;isTemporary&quot;:false},{&quot;id&quot;:&quot;b4cb5cc8-8477-3250-a404-8ccae79098eb&quot;,&quot;itemData&quot;:{&quot;type&quot;:&quot;article-journal&quot;,&quot;id&quot;:&quot;b4cb5cc8-8477-3250-a404-8ccae79098eb&quot;,&quot;title&quot;:&quot;Comprehensive Integration of Single-Cell Data.&quot;,&quot;author&quot;:[{&quot;family&quot;:&quot;Stuart&quot;,&quot;given&quot;:&quot;Tim&quot;,&quot;parse-names&quot;:false,&quot;dropping-particle&quot;:&quot;&quot;,&quot;non-dropping-particle&quot;:&quot;&quot;},{&quot;family&quot;:&quot;Butler&quot;,&quot;given&quot;:&quot;Andrew&quot;,&quot;parse-names&quot;:false,&quot;dropping-particle&quot;:&quot;&quot;,&quot;non-dropping-particle&quot;:&quot;&quot;},{&quot;family&quot;:&quot;Hoffman&quot;,&quot;given&quot;:&quot;Paul&quot;,&quot;parse-names&quot;:false,&quot;dropping-particle&quot;:&quot;&quot;,&quot;non-dropping-particle&quot;:&quot;&quot;},{&quot;family&quot;:&quot;Hafemeister&quot;,&quot;given&quot;:&quot;Christoph&quot;,&quot;parse-names&quot;:false,&quot;dropping-particle&quot;:&quot;&quot;,&quot;non-dropping-particle&quot;:&quot;&quot;},{&quot;family&quot;:&quot;Papalexi&quot;,&quot;given&quot;:&quot;Efthymia&quot;,&quot;parse-names&quot;:false,&quot;dropping-particle&quot;:&quot;&quot;,&quot;non-dropping-particle&quot;:&quot;&quot;},{&quot;family&quot;:&quot;Mauck&quot;,&quot;given&quot;:&quot;William M&quot;,&quot;parse-names&quot;:false,&quot;dropping-particle&quot;:&quot;&quot;,&quot;non-dropping-particle&quot;:&quot;&quot;},{&quot;family&quot;:&quot;Hao&quot;,&quot;given&quot;:&quot;Yuhan&quot;,&quot;parse-names&quot;:false,&quot;dropping-particle&quot;:&quot;&quot;,&quot;non-dropping-particle&quot;:&quot;&quot;},{&quot;family&quot;:&quot;Stoeckius&quot;,&quot;given&quot;:&quot;Marlon&quot;,&quot;parse-names&quot;:false,&quot;dropping-particle&quot;:&quot;&quot;,&quot;non-dropping-particle&quot;:&quot;&quot;},{&quot;family&quot;:&quot;Smibert&quot;,&quot;given&quot;:&quot;Peter&quot;,&quot;parse-names&quot;:false,&quot;dropping-particle&quot;:&quot;&quot;,&quot;non-dropping-particle&quot;:&quot;&quot;},{&quot;family&quot;:&quot;Satija&quot;,&quot;given&quot;:&quot;Rahul&quot;,&quot;parse-names&quot;:false,&quot;dropping-particle&quot;:&quot;&quot;,&quot;non-dropping-particle&quot;:&quot;&quot;}],&quot;container-title&quot;:&quot;Cell&quot;,&quot;container-title-short&quot;:&quot;Cell&quot;,&quot;DOI&quot;:&quot;10.1016/j.cell.2019.05.031&quot;,&quot;ISSN&quot;:&quot;1097-4172&quot;,&quot;PMID&quot;:&quot;31178118&quot;,&quot;URL&quot;:&quot;http://www.ncbi.nlm.nih.gov/pubmed/31178118&quot;,&quot;issued&quot;:{&quot;date-parts&quot;:[[2019,6,13]]},&quot;page&quot;:&quot;1888-1902.e21&quot;,&quot;abstract&quot;:&quo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quot;anchor\&quot;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quot;,&quot;issue&quot;:&quot;7&quot;,&quot;volume&quot;:&quot;177&quot;},&quot;isTemporary&quot;:false}]},{&quot;citationID&quot;:&quot;MENDELEY_CITATION_4086d720-ac16-43f2-a7c1-00347651e5de&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DA4NmQ3MjAtYWMxNi00M2YyLWE3YzEtMDAzNDc2NTFlNWRlIiwicHJvcGVydGllcyI6eyJub3RlSW5kZXgiOjB9LCJpc0VkaXRlZCI6ZmFsc2UsIm1hbnVhbE92ZXJyaWRlIjp7ImlzTWFudWFsbHlPdmVycmlkZGVuIjpmYWxzZSwiY2l0ZXByb2NUZXh0IjoiPHN1cD4xMzwvc3VwPiIsIm1hbnVhbE92ZXJyaWRlVGV4dCI6IiJ9LCJjaXRhdGlvbkl0ZW1zIjpbeyJpZCI6IjYzOTgyMTk2LThmMGYtM2JlZi1iMjMzLWU5MDMxYjk3MWQ5OCIsIml0ZW1EYXRhIjp7InR5cGUiOiJhcnRpY2xlLWpvdXJuYWwiLCJpZCI6IjYzOTgyMTk2LThmMGYtM2JlZi1iMjMzLWU5MDMxYjk3MWQ5OCIsInRpdGxlIjoiU0NBTlBZOiBs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RE9JIjoiMTAuMTE4Ni9zMTMwNTktMDE3LTEzODItMCIsIklTU04iOiIxNDc0LTc2MFgiLCJpc3N1ZWQiOnsiZGF0ZS1wYXJ0cyI6W1syMDE4LDEyXV19LCJwYWdlIjoiMTUiLCJpc3N1ZSI6IjEiLCJ2b2x1bWUiOiIxOSJ9LCJpc1RlbXBvcmFyeSI6ZmFsc2V9XX0=&quot;,&quot;citationItems&quot;:[{&quot;id&quot;:&quot;63982196-8f0f-3bef-b233-e9031b971d98&quot;,&quot;itemData&quot;:{&quot;type&quot;:&quot;article-journal&quot;,&quot;id&quot;:&quot;63982196-8f0f-3bef-b233-e9031b971d98&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container-title-short&quot;:&quot;Genome Biol&quot;,&quot;DOI&quot;:&quot;10.1186/s13059-017-1382-0&quot;,&quot;ISSN&quot;:&quot;1474-760X&quot;,&quot;issued&quot;:{&quot;date-parts&quot;:[[2018,12]]},&quot;page&quot;:&quot;15&quot;,&quot;issue&quot;:&quot;1&quot;,&quot;volume&quot;:&quot;19&quot;},&quot;isTemporary&quot;:false}]},{&quot;citationID&quot;:&quot;MENDELEY_CITATION_fa8dc148-bbc9-4965-8ec0-404ac66c968d&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&quot;,&quot;citationItems&quot;:[{&quot;id&quot;:&quot;73b56df5-04aa-30ff-88cc-f7b6a08b8e5f&quot;,&quot;itemData&quot;:{&quot;type&quot;:&quot;article-journal&quot;,&quot;id&quot;:&quot;73b56df5-04aa-30ff-88cc-f7b6a08b8e5f&quot;,&quot;title&quot;:&quot;Orchestrating single-cell analysis with Bioconductor.&quot;,&quot;author&quot;:[{&quot;family&quot;:&quot;Amezquita&quot;,&quot;given&quot;:&quot;Robert A&quot;,&quot;parse-names&quot;:false,&quot;dropping-particle&quot;:&quot;&quot;,&quot;non-dropping-particle&quot;:&quot;&quot;},{&quot;family&quot;:&quot;Lun&quot;,&quot;given&quot;:&quot;Aaron T L&quot;,&quot;parse-names&quot;:false,&quot;dropping-particle&quot;:&quot;&quot;,&quot;non-dropping-particle&quot;:&quot;&quot;},{&quot;family&quot;:&quot;Becht&quot;,&quot;given&quot;:&quot;Etienne&quot;,&quot;parse-names&quot;:false,&quot;dropping-particle&quot;:&quot;&quot;,&quot;non-dropping-particle&quot;:&quot;&quot;},{&quot;family&quot;:&quot;Carey&quot;,&quot;given&quot;:&quot;Vince J&quot;,&quot;parse-names&quot;:false,&quot;dropping-particle&quot;:&quot;&quot;,&quot;non-dropping-particle&quot;:&quot;&quot;},{&quot;family&quot;:&quot;Carpp&quot;,&quot;given&quot;:&quot;Lindsay N&quot;,&quot;parse-names&quot;:false,&quot;dropping-particle&quot;:&quot;&quot;,&quot;non-dropping-particle&quot;:&quot;&quot;},{&quot;family&quot;:&quot;Geistlinger&quot;,&quot;given&quot;:&quot;Ludwig&quot;,&quot;parse-names&quot;:false,&quot;dropping-particle&quot;:&quot;&quot;,&quot;non-dropping-particle&quot;:&quot;&quot;},{&quot;family&quot;:&quot;Marini&quot;,&quot;given&quot;:&quot;Federico&quot;,&quot;parse-names&quot;:false,&quot;dropping-particle&quot;:&quot;&quot;,&quot;non-dropping-particle&quot;:&quot;&quot;},{&quot;family&quot;:&quot;Rue-Albrecht&quot;,&quot;given&quot;:&quot;Kevin&quot;,&quot;parse-names&quot;:false,&quot;dropping-particle&quot;:&quot;&quot;,&quot;non-dropping-particle&quot;:&quot;&quot;},{&quot;family&quot;:&quot;Risso&quot;,&quot;given&quot;:&quot;Davide&quot;,&quot;parse-names&quot;:false,&quot;dropping-particle&quot;:&quot;&quot;,&quot;non-dropping-particle&quot;:&quot;&quot;},{&quot;family&quot;:&quot;Soneson&quot;,&quot;given&quot;:&quot;Charlotte&quot;,&quot;parse-names&quot;:false,&quot;dropping-particle&quot;:&quot;&quot;,&quot;non-dropping-particle&quot;:&quot;&quot;},{&quot;family&quot;:&quot;Waldron&quot;,&quot;given&quot;:&quot;Levi&quot;,&quot;parse-names&quot;:false,&quot;dropping-particle&quot;:&quot;&quot;,&quot;non-dropping-particle&quot;:&quot;&quot;},{&quot;family&quot;:&quot;Pagès&quot;,&quot;given&quot;:&quot;Hervé&quot;,&quot;parse-names&quot;:false,&quot;dropping-particle&quot;:&quot;&quot;,&quot;non-dropping-particle&quot;:&quot;&quot;},{&quot;family&quot;:&quot;Smith&quot;,&quot;given&quot;:&quot;Mike L&quot;,&quot;parse-names&quot;:false,&quot;dropping-particle&quot;:&quot;&quot;,&quot;non-dropping-particle&quot;:&quot;&quot;},{&quot;family&quot;:&quot;Huber&quot;,&quot;given&quot;:&quot;Wolfgang&quot;,&quot;parse-names&quot;:false,&quot;dropping-particle&quot;:&quot;&quot;,&quot;non-dropping-particle&quot;:&quot;&quot;},{&quot;family&quot;:&quot;Morgan&quot;,&quot;given&quot;:&quot;Martin&quot;,&quot;parse-names&quot;:false,&quot;dropping-particle&quot;:&quot;&quot;,&quot;non-dropping-particle&quot;:&quot;&quot;},{&quot;family&quot;:&quot;Gottardo&quot;,&quot;given&quot;:&quot;Raphael&quot;,&quot;parse-names&quot;:false,&quot;dropping-particle&quot;:&quot;&quot;,&quot;non-dropping-particle&quot;:&quot;&quot;},{&quot;family&quot;:&quot;Hicks&quot;,&quot;given&quot;:&quot;Stephanie C&quot;,&quot;parse-names&quot;:false,&quot;dropping-particle&quot;:&quot;&quot;,&quot;non-dropping-particle&quot;:&quot;&quot;}],&quot;container-title&quot;:&quot;Nature methods&quot;,&quot;container-title-short&quot;:&quot;Nat Methods&quot;,&quot;DOI&quot;:&quot;10.1038/s41592-019-0654-x&quot;,&quot;ISSN&quot;:&quot;1548-7105&quot;,&quot;PMID&quot;:&quot;31792435&quot;,&quot;issued&quot;:{&quot;date-parts&quot;:[[2020,2]]},&quot;page&quot;:&quot;137-145&quot;,&quot;abstract&quot;:&quot;Recent technological advancements have enabled the profiling of a large number of genome-wide features in individual cells. However, single-cell data present unique challenges that require the development of specialized methods and software infrastructure to successfully derive biological insights. The Bioconductor project has rapidly grown to meet these demands, hosting community-developed open-source software distributed as R packages. Featuring state-of-the-art computational methods, standardized data infrastructure and interactive data visualization tools, we present an overview and online book (https://osca.bioconductor.org) of single-cell methods for prospective users.&quot;,&quot;issue&quot;:&quot;2&quot;,&quot;volume&quot;:&quot;17&quot;},&quot;isTemporary&quot;:false}]},{&quot;citationID&quot;:&quot;MENDELEY_CITATION_a247cfb0-2568-4266-abbb-fca4f13bad2e&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&quot;,&quot;citationItems&quot;:[{&quot;id&quot;:&quot;8c03b925-3b64-34f4-bcdb-8881d484a609&quot;,&quot;itemData&quot;:{&quot;type&quot;:&quot;article-journal&quot;,&quot;id&quot;:&quot;8c03b925-3b64-34f4-bcdb-8881d484a609&quot;,&quot;title&quot;:&quot;MCMICRO: a scalable, modular image-processing pipeline for multiplexed tissue imaging.&quot;,&quot;author&quot;:[{&quot;family&quot;:&quot;Schapiro&quot;,&quot;given&quot;:&quot;Denis&quot;,&quot;parse-names&quot;:false,&quot;dropping-particle&quot;:&quot;&quot;,&quot;non-dropping-particle&quot;:&quot;&quot;},{&quot;family&quot;:&quot;Sokolov&quot;,&quot;given&quot;:&quot;Artem&quot;,&quot;parse-names&quot;:false,&quot;dropping-particle&quot;:&quot;&quot;,&quot;non-dropping-particle&quot;:&quot;&quot;},{&quot;family&quot;:&quot;Yapp&quot;,&quot;given&quot;:&quot;Clarence&quot;,&quot;parse-names&quot;:false,&quot;dropping-particle&quot;:&quot;&quot;,&quot;non-dropping-particle&quot;:&quot;&quot;},{&quot;family&quot;:&quot;Chen&quot;,&quot;given&quot;:&quot;Yu-An&quot;,&quot;parse-names&quot;:false,&quot;dropping-particle&quot;:&quot;&quot;,&quot;non-dropping-particle&quot;:&quot;&quot;},{&quot;family&quot;:&quot;Muhlich&quot;,&quot;given&quot;:&quot;Jeremy L&quot;,&quot;parse-names&quot;:false,&quot;dropping-particle&quot;:&quot;&quot;,&quot;non-dropping-particle&quot;:&quot;&quot;},{&quot;family&quot;:&quot;Hess&quot;,&quot;given&quot;:&quot;Joshua&quot;,&quot;parse-names&quot;:false,&quot;dropping-particle&quot;:&quot;&quot;,&quot;non-dropping-particle&quot;:&quot;&quot;},{&quot;family&quot;:&quot;Creason&quot;,&quot;given&quot;:&quot;Allison L&quot;,&quot;parse-names&quot;:false,&quot;dropping-particle&quot;:&quot;&quot;,&quot;non-dropping-particle&quot;:&quot;&quot;},{&quot;family&quot;:&quot;Nirmal&quot;,&quot;given&quot;:&quot;Ajit J&quot;,&quot;parse-names&quot;:false,&quot;dropping-particle&quot;:&quot;&quot;,&quot;non-dropping-particle&quot;:&quot;&quot;},{&quot;family&quot;:&quot;Baker&quot;,&quot;given&quot;:&quot;Gregory J&quot;,&quot;parse-names&quot;:false,&quot;dropping-particle&quot;:&quot;&quot;,&quot;non-dropping-particle&quot;:&quot;&quot;},{&quot;family&quot;:&quot;Nariya&quot;,&quot;given&quot;:&quot;Maulik K&quot;,&quot;parse-names&quot;:false,&quot;dropping-particle&quot;:&quot;&quot;,&quot;non-dropping-particle&quot;:&quot;&quot;},{&quot;family&quot;:&quot;Lin&quot;,&quot;given&quot;:&quot;Jia-Ren&quot;,&quot;parse-names&quot;:false,&quot;dropping-particle&quot;:&quot;&quot;,&quot;non-dropping-particle&quot;:&quot;&quot;},{&quot;family&quot;:&quot;Maliga&quot;,&quot;given&quot;:&quot;Zoltan&quot;,&quot;parse-names&quot;:false,&quot;dropping-particle&quot;:&quot;&quot;,&quot;non-dropping-particle&quot;:&quot;&quot;},{&quot;family&quot;:&quot;Jacobson&quot;,&quot;given&quot;:&quot;Connor A&quot;,&quot;parse-names&quot;:false,&quot;dropping-particle&quot;:&quot;&quot;,&quot;non-dropping-particle&quot;:&quot;&quot;},{&quot;family&quot;:&quot;Hodgman&quot;,&quot;given&quot;:&quot;Matthew W&quot;,&quot;parse-names&quot;:false,&quot;dropping-particle&quot;:&quot;&quot;,&quot;non-dropping-particle&quot;:&quot;&quot;},{&quot;family&quot;:&quot;Ruokonen&quot;,&quot;given&quot;:&quot;Juha&quot;,&quot;parse-names&quot;:false,&quot;dropping-particle&quot;:&quot;&quot;,&quot;non-dropping-particle&quot;:&quot;&quot;},{&quot;family&quot;:&quot;Farhi&quot;,&quot;given&quot;:&quot;Samouil L&quot;,&quot;parse-names&quot;:false,&quot;dropping-particle&quot;:&quot;&quot;,&quot;non-dropping-particle&quot;:&quot;&quot;},{&quot;family&quot;:&quot;Abbondanza&quot;,&quot;given&quot;:&quot;Domenic&quot;,&quot;parse-names&quot;:false,&quot;dropping-particle&quot;:&quot;&quot;,&quot;non-dropping-particle&quot;:&quot;&quot;},{&quot;family&quot;:&quot;McKinley&quot;,&quot;given&quot;:&quot;Eliot T&quot;,&quot;parse-names&quot;:false,&quot;dropping-particle&quot;:&quot;&quot;,&quot;non-dropping-particle&quot;:&quot;&quot;},{&quot;family&quot;:&quot;Persson&quot;,&quot;given&quot;:&quot;Daniel&quot;,&quot;parse-names&quot;:false,&quot;dropping-particle&quot;:&quot;&quot;,&quot;non-dropping-particle&quot;:&quot;&quot;},{&quot;family&quot;:&quot;Betts&quot;,&quot;given&quot;:&quot;Courtney&quot;,&quot;parse-names&quot;:false,&quot;dropping-particle&quot;:&quot;&quot;,&quot;non-dropping-particle&quot;:&quot;&quot;},{&quot;family&quot;:&quot;Sivagnanam&quot;,&quot;given&quot;:&quot;Shamilene&quot;,&quot;parse-names&quot;:false,&quot;dropping-particle&quot;:&quot;&quot;,&quot;non-dropping-particle&quot;:&quot;&quot;},{&quot;family&quot;:&quot;Regev&quot;,&quot;given&quot;:&quot;Aviv&quot;,&quot;parse-names&quot;:false,&quot;dropping-particle&quot;:&quot;&quot;,&quot;non-dropping-particle&quot;:&quot;&quot;},{&quot;family&quot;:&quot;Goecks&quot;,&quot;given&quot;:&quot;Jeremy&quot;,&quot;parse-names&quot;:false,&quot;dropping-particle&quot;:&quot;&quot;,&quot;non-dropping-particle&quot;:&quot;&quot;},{&quot;family&quot;:&quot;Coffey&quot;,&quot;given&quot;:&quot;Robert J&quot;,&quot;parse-names&quot;:false,&quot;dropping-particle&quot;:&quot;&quot;,&quot;non-dropping-particle&quot;:&quot;&quot;},{&quot;family&quot;:&quot;Coussens&quot;,&quot;given&quot;:&quot;Lisa M&quot;,&quot;parse-names&quot;:false,&quot;dropping-particle&quot;:&quot;&quot;,&quot;non-dropping-particle&quot;:&quot;&quot;},{&quot;family&quot;:&quot;Santagata&quot;,&quot;given&quot;:&quot;Sandro&quot;,&quot;parse-names&quot;:false,&quot;dropping-particle&quot;:&quot;&quot;,&quot;non-dropping-particle&quot;:&quot;&quot;},{&quot;family&quot;:&quot;Sorger&quot;,&quot;given&quot;:&quot;Peter K&quot;,&quot;parse-names&quot;:false,&quot;dropping-particle&quot;:&quot;&quot;,&quot;non-dropping-particle&quot;:&quot;&quot;}],&quot;container-title&quot;:&quot;Nature methods&quot;,&quot;container-title-short&quot;:&quot;Nat Methods&quot;,&quot;DOI&quot;:&quot;10.1038/s41592-021-01308-y&quot;,&quot;ISSN&quot;:&quot;1548-7105&quot;,&quot;PMID&quot;:&quot;34824477&quot;,&quot;issued&quot;:{&quot;date-parts&quot;:[[2022,3]]},&quot;page&quot;:&quot;311-315&quot;,&quot;abstract&quot;:&quot;Highly multiplexed tissue imaging makes detailed molecular analysis of single cells possible in a preserved spatial context. However, reproducible analysis of large multichannel images poses a substantial computational challenge. Here, we describe a modular and open-source computational pipeline, MCMICRO, for performing the sequential steps needed to transform whole-slide images into single-cell data. We demonstrate the use of MCMICRO on tissue and tumor images acquired using multiple imaging platforms, thereby providing a solid foundation for the continued development of tissue imaging software.&quot;,&quot;issue&quot;:&quot;3&quot;,&quot;volume&quot;:&quot;19&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D5CE0-9321-D140-9FF1-773E3995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35</Pages>
  <Words>6431</Words>
  <Characters>36661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Thomas Nok Hin</cp:lastModifiedBy>
  <cp:revision>60</cp:revision>
  <dcterms:created xsi:type="dcterms:W3CDTF">2023-01-22T23:04:00Z</dcterms:created>
  <dcterms:modified xsi:type="dcterms:W3CDTF">2023-05-27T18:58:00Z</dcterms:modified>
</cp:coreProperties>
</file>